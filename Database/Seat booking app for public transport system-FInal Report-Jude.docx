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1.jpg" ContentType="image/jpe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76FBB6" w14:textId="77777777" w:rsidR="00EB45E5" w:rsidRDefault="00EB45E5" w:rsidP="00EB45E5">
      <w:pPr>
        <w:jc w:val="center"/>
        <w:rPr>
          <w:rFonts w:cs="Times New Roman"/>
          <w:sz w:val="28"/>
          <w:szCs w:val="28"/>
        </w:rPr>
      </w:pPr>
    </w:p>
    <w:p w14:paraId="5AA35C11" w14:textId="77777777" w:rsidR="00706564" w:rsidRDefault="00706564" w:rsidP="00EB45E5">
      <w:pPr>
        <w:jc w:val="center"/>
        <w:rPr>
          <w:rFonts w:cs="Times New Roman"/>
          <w:sz w:val="28"/>
          <w:szCs w:val="28"/>
        </w:rPr>
      </w:pPr>
    </w:p>
    <w:p w14:paraId="480FE80B" w14:textId="77777777" w:rsidR="00EB45E5" w:rsidRPr="00F54271" w:rsidRDefault="00EB45E5" w:rsidP="00EB45E5">
      <w:pPr>
        <w:jc w:val="center"/>
        <w:rPr>
          <w:rFonts w:cs="Times New Roman"/>
          <w:sz w:val="28"/>
          <w:szCs w:val="28"/>
        </w:rPr>
      </w:pPr>
      <w:r>
        <w:rPr>
          <w:rFonts w:cs="Times New Roman"/>
          <w:sz w:val="28"/>
          <w:szCs w:val="28"/>
        </w:rPr>
        <w:t>Project</w:t>
      </w:r>
      <w:r w:rsidR="003936C9">
        <w:rPr>
          <w:rFonts w:cs="Times New Roman"/>
          <w:sz w:val="28"/>
          <w:szCs w:val="28"/>
        </w:rPr>
        <w:t xml:space="preserve"> </w:t>
      </w:r>
      <w:r w:rsidR="005554F4">
        <w:rPr>
          <w:rFonts w:cs="Times New Roman"/>
          <w:sz w:val="28"/>
          <w:szCs w:val="28"/>
        </w:rPr>
        <w:t>R</w:t>
      </w:r>
      <w:r>
        <w:rPr>
          <w:rFonts w:cs="Times New Roman"/>
          <w:sz w:val="28"/>
          <w:szCs w:val="28"/>
        </w:rPr>
        <w:t>eport</w:t>
      </w:r>
    </w:p>
    <w:p w14:paraId="2545CF1B" w14:textId="77777777" w:rsidR="00EB45E5" w:rsidRPr="00F54271" w:rsidRDefault="00EB45E5" w:rsidP="00EB45E5">
      <w:pPr>
        <w:jc w:val="center"/>
        <w:rPr>
          <w:rFonts w:cs="Times New Roman"/>
        </w:rPr>
      </w:pPr>
      <w:r>
        <w:rPr>
          <w:rFonts w:cs="Times New Roman"/>
        </w:rPr>
        <w:t>of</w:t>
      </w:r>
    </w:p>
    <w:p w14:paraId="022701E0" w14:textId="77777777" w:rsidR="00EB45E5" w:rsidRDefault="00EB45E5" w:rsidP="00EB45E5">
      <w:pPr>
        <w:jc w:val="center"/>
        <w:rPr>
          <w:rFonts w:cs="Times New Roman"/>
          <w:sz w:val="28"/>
          <w:szCs w:val="28"/>
        </w:rPr>
      </w:pPr>
    </w:p>
    <w:p w14:paraId="2D7F914B" w14:textId="77777777" w:rsidR="00EB45E5" w:rsidRDefault="00EB45E5" w:rsidP="00EB45E5">
      <w:pPr>
        <w:jc w:val="center"/>
        <w:rPr>
          <w:rFonts w:cs="Times New Roman"/>
          <w:sz w:val="28"/>
          <w:szCs w:val="28"/>
        </w:rPr>
      </w:pPr>
    </w:p>
    <w:p w14:paraId="11F5B674" w14:textId="77777777" w:rsidR="00EB45E5" w:rsidRPr="009F521C" w:rsidRDefault="006F4FBA" w:rsidP="00EB45E5">
      <w:pPr>
        <w:jc w:val="center"/>
        <w:rPr>
          <w:rFonts w:cs="Times New Roman"/>
          <w:sz w:val="34"/>
          <w:szCs w:val="34"/>
        </w:rPr>
      </w:pPr>
      <w:r>
        <w:rPr>
          <w:rFonts w:cs="Times New Roman"/>
          <w:sz w:val="34"/>
          <w:szCs w:val="34"/>
        </w:rPr>
        <w:t>REALTIME BUS TRACKING AND SEAT BOOKING SYSTEM</w:t>
      </w:r>
    </w:p>
    <w:p w14:paraId="3D7D378F" w14:textId="77777777" w:rsidR="00EB45E5" w:rsidRPr="00F54271" w:rsidRDefault="00EB45E5" w:rsidP="00EB45E5">
      <w:pPr>
        <w:jc w:val="center"/>
        <w:rPr>
          <w:rFonts w:cs="Times New Roman"/>
        </w:rPr>
      </w:pPr>
    </w:p>
    <w:p w14:paraId="07C94FC1" w14:textId="77777777" w:rsidR="00EB45E5" w:rsidRDefault="00EB45E5" w:rsidP="00EB45E5">
      <w:pPr>
        <w:jc w:val="center"/>
        <w:rPr>
          <w:rFonts w:cs="Times New Roman"/>
        </w:rPr>
      </w:pPr>
    </w:p>
    <w:p w14:paraId="51055AAE" w14:textId="77777777" w:rsidR="00EB45E5" w:rsidRDefault="00EB45E5" w:rsidP="00EB45E5">
      <w:pPr>
        <w:jc w:val="center"/>
        <w:rPr>
          <w:rFonts w:cs="Times New Roman"/>
        </w:rPr>
      </w:pPr>
    </w:p>
    <w:p w14:paraId="5574AE8F" w14:textId="77777777" w:rsidR="00EB45E5" w:rsidRDefault="00EB45E5" w:rsidP="00EB45E5">
      <w:pPr>
        <w:jc w:val="center"/>
        <w:rPr>
          <w:rFonts w:cs="Times New Roman"/>
        </w:rPr>
      </w:pPr>
    </w:p>
    <w:p w14:paraId="78598C9F" w14:textId="77777777" w:rsidR="00EB45E5" w:rsidRDefault="00EB45E5" w:rsidP="00EB45E5">
      <w:pPr>
        <w:jc w:val="center"/>
        <w:rPr>
          <w:rFonts w:cs="Times New Roman"/>
        </w:rPr>
      </w:pPr>
    </w:p>
    <w:p w14:paraId="1E74A673" w14:textId="77777777" w:rsidR="00EB45E5" w:rsidRDefault="00EB45E5" w:rsidP="00EB45E5">
      <w:pPr>
        <w:jc w:val="center"/>
        <w:rPr>
          <w:rFonts w:cs="Times New Roman"/>
        </w:rPr>
      </w:pPr>
    </w:p>
    <w:p w14:paraId="7C2258D3" w14:textId="77777777" w:rsidR="00EB45E5" w:rsidRDefault="00EB45E5" w:rsidP="00EB45E5">
      <w:pPr>
        <w:jc w:val="center"/>
        <w:rPr>
          <w:rFonts w:cs="Times New Roman"/>
        </w:rPr>
      </w:pPr>
    </w:p>
    <w:p w14:paraId="4CB688B1" w14:textId="77777777" w:rsidR="006F4FBA" w:rsidRDefault="006F4FBA" w:rsidP="00EB45E5">
      <w:pPr>
        <w:jc w:val="center"/>
        <w:rPr>
          <w:rFonts w:cs="Times New Roman"/>
          <w:szCs w:val="24"/>
        </w:rPr>
      </w:pPr>
      <w:r>
        <w:rPr>
          <w:rFonts w:cs="Times New Roman"/>
          <w:szCs w:val="24"/>
        </w:rPr>
        <w:t>R J L M Herath</w:t>
      </w:r>
    </w:p>
    <w:p w14:paraId="11A6D9D3" w14:textId="24026DDF" w:rsidR="00EB45E5" w:rsidRDefault="006F4FBA" w:rsidP="00EB45E5">
      <w:pPr>
        <w:jc w:val="center"/>
        <w:rPr>
          <w:rFonts w:cs="Times New Roman"/>
          <w:szCs w:val="24"/>
        </w:rPr>
      </w:pPr>
      <w:r>
        <w:rPr>
          <w:rFonts w:cs="Times New Roman"/>
          <w:color w:val="000000" w:themeColor="text1"/>
          <w:szCs w:val="24"/>
        </w:rPr>
        <w:t>715903311</w:t>
      </w:r>
      <w:r w:rsidR="00EB45E5" w:rsidRPr="00F54271">
        <w:rPr>
          <w:rFonts w:cs="Times New Roman"/>
          <w:szCs w:val="24"/>
        </w:rPr>
        <w:br/>
      </w:r>
    </w:p>
    <w:p w14:paraId="48FF403B" w14:textId="77777777" w:rsidR="00EB45E5" w:rsidRDefault="00EB45E5" w:rsidP="00EB45E5">
      <w:pPr>
        <w:jc w:val="center"/>
        <w:rPr>
          <w:rFonts w:cs="Times New Roman"/>
          <w:szCs w:val="24"/>
        </w:rPr>
      </w:pPr>
    </w:p>
    <w:p w14:paraId="034FE357" w14:textId="77777777" w:rsidR="00EB45E5" w:rsidRDefault="00EB45E5" w:rsidP="00EB45E5">
      <w:pPr>
        <w:jc w:val="center"/>
        <w:rPr>
          <w:rFonts w:cs="Times New Roman"/>
          <w:szCs w:val="24"/>
        </w:rPr>
      </w:pPr>
      <w:r>
        <w:rPr>
          <w:rFonts w:cs="Times New Roman"/>
          <w:szCs w:val="24"/>
        </w:rPr>
        <w:t>Department</w:t>
      </w:r>
      <w:ins w:id="0" w:author="Wasana Uduwela" w:date="2020-11-17T09:46:00Z">
        <w:r w:rsidR="003936C9">
          <w:rPr>
            <w:rFonts w:cs="Times New Roman"/>
            <w:szCs w:val="24"/>
          </w:rPr>
          <w:t xml:space="preserve"> </w:t>
        </w:r>
      </w:ins>
      <w:r>
        <w:rPr>
          <w:rFonts w:cs="Times New Roman"/>
          <w:szCs w:val="24"/>
        </w:rPr>
        <w:t>Computer Science</w:t>
      </w:r>
    </w:p>
    <w:p w14:paraId="2AD13428" w14:textId="417D9EC1" w:rsidR="003936C9" w:rsidRDefault="003936C9" w:rsidP="00EB45E5">
      <w:pPr>
        <w:jc w:val="center"/>
        <w:rPr>
          <w:rFonts w:cs="Times New Roman"/>
          <w:szCs w:val="24"/>
        </w:rPr>
      </w:pPr>
      <w:r>
        <w:rPr>
          <w:rFonts w:cs="Times New Roman"/>
          <w:szCs w:val="24"/>
        </w:rPr>
        <w:t xml:space="preserve">Faculty of Natural </w:t>
      </w:r>
      <w:r w:rsidR="005B1E92">
        <w:rPr>
          <w:rFonts w:cs="Times New Roman"/>
          <w:szCs w:val="24"/>
        </w:rPr>
        <w:t>Sciences</w:t>
      </w:r>
    </w:p>
    <w:p w14:paraId="36CABB2D" w14:textId="77777777" w:rsidR="00EB45E5" w:rsidRDefault="00EB45E5" w:rsidP="00EB45E5">
      <w:pPr>
        <w:jc w:val="center"/>
        <w:rPr>
          <w:rFonts w:cs="Times New Roman"/>
          <w:szCs w:val="24"/>
        </w:rPr>
      </w:pPr>
      <w:r>
        <w:rPr>
          <w:rFonts w:cs="Times New Roman"/>
          <w:szCs w:val="24"/>
        </w:rPr>
        <w:t>The Open University of Sri Lanka</w:t>
      </w:r>
    </w:p>
    <w:p w14:paraId="1A7B7342" w14:textId="77777777" w:rsidR="00EB45E5" w:rsidRDefault="00EB45E5" w:rsidP="00EB45E5">
      <w:pPr>
        <w:jc w:val="center"/>
        <w:rPr>
          <w:rFonts w:cs="Times New Roman"/>
          <w:szCs w:val="24"/>
        </w:rPr>
      </w:pPr>
    </w:p>
    <w:p w14:paraId="0D017083" w14:textId="77777777" w:rsidR="00EB45E5" w:rsidRDefault="00EB45E5" w:rsidP="00EB45E5">
      <w:pPr>
        <w:jc w:val="center"/>
        <w:rPr>
          <w:rFonts w:cs="Times New Roman"/>
          <w:szCs w:val="24"/>
        </w:rPr>
      </w:pPr>
    </w:p>
    <w:p w14:paraId="0B461AA6" w14:textId="77777777" w:rsidR="00EB45E5" w:rsidRPr="00547537" w:rsidRDefault="00EB45E5" w:rsidP="00EB45E5">
      <w:pPr>
        <w:jc w:val="center"/>
        <w:rPr>
          <w:rFonts w:cs="Times New Roman"/>
          <w:sz w:val="30"/>
          <w:szCs w:val="30"/>
        </w:rPr>
      </w:pPr>
      <w:r w:rsidRPr="00F54271">
        <w:rPr>
          <w:rFonts w:cs="Times New Roman"/>
          <w:szCs w:val="24"/>
        </w:rPr>
        <w:br/>
      </w:r>
    </w:p>
    <w:p w14:paraId="1B79099B" w14:textId="77777777" w:rsidR="00EB45E5" w:rsidRPr="00547537" w:rsidRDefault="00EB45E5" w:rsidP="00EB45E5">
      <w:pPr>
        <w:jc w:val="center"/>
        <w:rPr>
          <w:rFonts w:cs="Times New Roman"/>
          <w:sz w:val="30"/>
          <w:szCs w:val="30"/>
        </w:rPr>
      </w:pPr>
      <w:r w:rsidRPr="00547537">
        <w:rPr>
          <w:rFonts w:cs="Times New Roman"/>
          <w:sz w:val="30"/>
          <w:szCs w:val="30"/>
        </w:rPr>
        <w:t xml:space="preserve">FOR </w:t>
      </w:r>
    </w:p>
    <w:p w14:paraId="0D7234BC" w14:textId="77777777" w:rsidR="00EB45E5" w:rsidRPr="00547537" w:rsidRDefault="00EB45E5" w:rsidP="00EB45E5">
      <w:pPr>
        <w:jc w:val="center"/>
        <w:rPr>
          <w:rFonts w:cs="Times New Roman"/>
          <w:sz w:val="30"/>
          <w:szCs w:val="30"/>
        </w:rPr>
      </w:pPr>
      <w:r w:rsidRPr="00547537">
        <w:rPr>
          <w:rFonts w:cs="Times New Roman"/>
          <w:sz w:val="30"/>
          <w:szCs w:val="30"/>
        </w:rPr>
        <w:t>THE OPEN UNIVERSITY OF SRI LANKA</w:t>
      </w:r>
    </w:p>
    <w:p w14:paraId="715DD754" w14:textId="77777777" w:rsidR="00EB45E5" w:rsidRDefault="00EB45E5" w:rsidP="00EB45E5">
      <w:pPr>
        <w:rPr>
          <w:rFonts w:cs="Times New Roman"/>
        </w:rPr>
      </w:pPr>
    </w:p>
    <w:p w14:paraId="381A92D9" w14:textId="77777777" w:rsidR="00EB45E5" w:rsidRDefault="00EB45E5" w:rsidP="00EB45E5">
      <w:pPr>
        <w:jc w:val="center"/>
        <w:rPr>
          <w:rFonts w:cs="Times New Roman"/>
        </w:rPr>
      </w:pPr>
    </w:p>
    <w:p w14:paraId="6E8066DF" w14:textId="77777777" w:rsidR="00EB45E5" w:rsidRDefault="00EB45E5" w:rsidP="00EB45E5">
      <w:pPr>
        <w:jc w:val="center"/>
        <w:rPr>
          <w:rFonts w:cs="Times New Roman"/>
        </w:rPr>
      </w:pPr>
    </w:p>
    <w:p w14:paraId="4EF76342" w14:textId="77777777" w:rsidR="00EB45E5" w:rsidDel="003936C9" w:rsidRDefault="00EB45E5" w:rsidP="00EB45E5">
      <w:pPr>
        <w:jc w:val="center"/>
        <w:rPr>
          <w:del w:id="1" w:author="Wasana Uduwela" w:date="2020-11-17T09:47:00Z"/>
          <w:rFonts w:cs="Times New Roman"/>
        </w:rPr>
      </w:pPr>
    </w:p>
    <w:p w14:paraId="03A7CAB3" w14:textId="77777777" w:rsidR="00EB45E5" w:rsidDel="003936C9" w:rsidRDefault="00EB45E5" w:rsidP="00EB45E5">
      <w:pPr>
        <w:jc w:val="center"/>
        <w:rPr>
          <w:del w:id="2" w:author="Wasana Uduwela" w:date="2020-11-17T09:47:00Z"/>
          <w:rFonts w:cs="Times New Roman"/>
        </w:rPr>
      </w:pPr>
    </w:p>
    <w:p w14:paraId="5717E1D5" w14:textId="77777777" w:rsidR="00EB45E5" w:rsidRDefault="00EB45E5" w:rsidP="00EB45E5">
      <w:pPr>
        <w:jc w:val="center"/>
        <w:rPr>
          <w:rFonts w:cs="Times New Roman"/>
        </w:rPr>
      </w:pPr>
    </w:p>
    <w:p w14:paraId="4A3F9A0B" w14:textId="77777777" w:rsidR="00EB45E5" w:rsidRDefault="00EB45E5" w:rsidP="00EB45E5">
      <w:pPr>
        <w:jc w:val="center"/>
        <w:rPr>
          <w:rFonts w:cs="Times New Roman"/>
        </w:rPr>
      </w:pPr>
    </w:p>
    <w:p w14:paraId="050586E5" w14:textId="77777777" w:rsidR="00EB45E5" w:rsidRDefault="00EB45E5" w:rsidP="00EB45E5">
      <w:pPr>
        <w:jc w:val="center"/>
        <w:rPr>
          <w:rFonts w:cs="Times New Roman"/>
        </w:rPr>
      </w:pPr>
    </w:p>
    <w:p w14:paraId="4014AC13" w14:textId="77777777" w:rsidR="00EB45E5" w:rsidRDefault="00EB45E5" w:rsidP="00EB45E5">
      <w:pPr>
        <w:jc w:val="center"/>
        <w:rPr>
          <w:rFonts w:cs="Times New Roman"/>
        </w:rPr>
      </w:pPr>
    </w:p>
    <w:p w14:paraId="741A272C" w14:textId="77777777" w:rsidR="00EB45E5" w:rsidRDefault="00EB45E5" w:rsidP="00EB45E5">
      <w:pPr>
        <w:jc w:val="center"/>
        <w:rPr>
          <w:rFonts w:cs="Times New Roman"/>
        </w:rPr>
      </w:pPr>
    </w:p>
    <w:p w14:paraId="66DFBF2B" w14:textId="1E96B567" w:rsidR="00EB45E5" w:rsidRPr="00F54271" w:rsidRDefault="00EB45E5" w:rsidP="00EB45E5">
      <w:pPr>
        <w:rPr>
          <w:rFonts w:cs="Times New Roman"/>
        </w:rPr>
      </w:pPr>
      <w:r>
        <w:rPr>
          <w:rFonts w:cs="Times New Roman"/>
        </w:rPr>
        <w:t xml:space="preserve">Project </w:t>
      </w:r>
      <w:r w:rsidR="003936C9">
        <w:rPr>
          <w:rFonts w:cs="Times New Roman"/>
        </w:rPr>
        <w:t>Supervisor</w:t>
      </w:r>
      <w:r>
        <w:rPr>
          <w:rFonts w:cs="Times New Roman"/>
        </w:rPr>
        <w:tab/>
        <w:t xml:space="preserve">: </w:t>
      </w:r>
      <w:r w:rsidR="001B4894" w:rsidRPr="00F54271">
        <w:rPr>
          <w:rFonts w:cs="Times New Roman"/>
        </w:rPr>
        <w:t>M</w:t>
      </w:r>
      <w:r w:rsidR="001B4894">
        <w:rPr>
          <w:rFonts w:cs="Times New Roman"/>
        </w:rPr>
        <w:t xml:space="preserve">rs. </w:t>
      </w:r>
      <w:r w:rsidR="001B4894" w:rsidRPr="00F54271">
        <w:rPr>
          <w:rFonts w:cs="Times New Roman"/>
        </w:rPr>
        <w:t>Wasana Uduwela</w:t>
      </w:r>
    </w:p>
    <w:p w14:paraId="30B5D0B4" w14:textId="77777777" w:rsidR="00EB45E5" w:rsidRDefault="00EB45E5" w:rsidP="00EB45E5">
      <w:pPr>
        <w:jc w:val="left"/>
        <w:rPr>
          <w:rFonts w:cs="Times New Roman"/>
          <w:szCs w:val="24"/>
        </w:rPr>
      </w:pPr>
    </w:p>
    <w:p w14:paraId="4A145B70" w14:textId="4C136038" w:rsidR="00EB45E5" w:rsidRPr="00F54271" w:rsidRDefault="00EB45E5" w:rsidP="00EB45E5">
      <w:pPr>
        <w:jc w:val="left"/>
        <w:rPr>
          <w:rFonts w:cs="Times New Roman"/>
          <w:szCs w:val="24"/>
        </w:rPr>
      </w:pPr>
      <w:r w:rsidRPr="00F54271">
        <w:rPr>
          <w:rFonts w:cs="Times New Roman"/>
          <w:szCs w:val="24"/>
        </w:rPr>
        <w:t>Name</w:t>
      </w:r>
      <w:r w:rsidRPr="00F54271">
        <w:rPr>
          <w:rFonts w:cs="Times New Roman"/>
          <w:szCs w:val="24"/>
        </w:rPr>
        <w:tab/>
      </w:r>
      <w:r w:rsidRPr="00F54271">
        <w:rPr>
          <w:rFonts w:cs="Times New Roman"/>
          <w:szCs w:val="24"/>
        </w:rPr>
        <w:tab/>
        <w:t xml:space="preserve">: </w:t>
      </w:r>
      <w:r w:rsidR="006F4FBA">
        <w:rPr>
          <w:rFonts w:cs="Times New Roman"/>
          <w:szCs w:val="24"/>
        </w:rPr>
        <w:t>R J L M</w:t>
      </w:r>
      <w:r w:rsidRPr="00F54271">
        <w:rPr>
          <w:rFonts w:cs="Times New Roman"/>
          <w:szCs w:val="24"/>
        </w:rPr>
        <w:t>.Herath</w:t>
      </w:r>
      <w:r w:rsidRPr="00F54271">
        <w:rPr>
          <w:rFonts w:cs="Times New Roman"/>
          <w:szCs w:val="24"/>
        </w:rPr>
        <w:br/>
        <w:t>Reg. No.</w:t>
      </w:r>
      <w:r w:rsidRPr="00F54271">
        <w:rPr>
          <w:rFonts w:cs="Times New Roman"/>
          <w:szCs w:val="24"/>
        </w:rPr>
        <w:tab/>
        <w:t xml:space="preserve">: </w:t>
      </w:r>
      <w:r w:rsidR="006F4FBA">
        <w:rPr>
          <w:rFonts w:cs="Times New Roman"/>
          <w:szCs w:val="24"/>
        </w:rPr>
        <w:t>715903311</w:t>
      </w:r>
      <w:r w:rsidRPr="00F54271">
        <w:rPr>
          <w:rFonts w:cs="Times New Roman"/>
          <w:szCs w:val="24"/>
        </w:rPr>
        <w:br/>
      </w:r>
      <w:del w:id="3" w:author="Wasana Uduwela" w:date="2020-11-17T09:47:00Z">
        <w:r w:rsidRPr="00F54271" w:rsidDel="003936C9">
          <w:rPr>
            <w:rFonts w:cs="Times New Roman"/>
            <w:szCs w:val="24"/>
          </w:rPr>
          <w:br/>
        </w:r>
      </w:del>
      <w:r w:rsidRPr="00F54271">
        <w:rPr>
          <w:rFonts w:cs="Times New Roman"/>
          <w:szCs w:val="24"/>
        </w:rPr>
        <w:t>Address</w:t>
      </w:r>
      <w:r w:rsidRPr="00F54271">
        <w:rPr>
          <w:rFonts w:cs="Times New Roman"/>
          <w:szCs w:val="24"/>
        </w:rPr>
        <w:tab/>
        <w:t xml:space="preserve">: </w:t>
      </w:r>
      <w:r w:rsidR="006F4FBA">
        <w:rPr>
          <w:rFonts w:cs="Times New Roman"/>
          <w:szCs w:val="24"/>
        </w:rPr>
        <w:t>333/A, Pitawela, Hewadiwela, Rambukkana.</w:t>
      </w:r>
      <w:r w:rsidRPr="00F54271">
        <w:rPr>
          <w:rFonts w:cs="Times New Roman"/>
          <w:szCs w:val="24"/>
        </w:rPr>
        <w:br/>
        <w:t>Contact No.</w:t>
      </w:r>
      <w:r w:rsidRPr="00F54271">
        <w:rPr>
          <w:rFonts w:cs="Times New Roman"/>
          <w:szCs w:val="24"/>
        </w:rPr>
        <w:tab/>
        <w:t>: 071</w:t>
      </w:r>
      <w:r w:rsidR="006F4FBA">
        <w:rPr>
          <w:rFonts w:cs="Times New Roman"/>
          <w:szCs w:val="24"/>
        </w:rPr>
        <w:t xml:space="preserve"> 7932194/076 3683238</w:t>
      </w:r>
      <w:r w:rsidRPr="00F54271">
        <w:rPr>
          <w:rFonts w:cs="Times New Roman"/>
          <w:szCs w:val="24"/>
        </w:rPr>
        <w:br/>
        <w:t xml:space="preserve">Email </w:t>
      </w:r>
      <w:r w:rsidRPr="00F54271">
        <w:rPr>
          <w:rFonts w:cs="Times New Roman"/>
          <w:szCs w:val="24"/>
        </w:rPr>
        <w:tab/>
      </w:r>
      <w:r w:rsidRPr="00F54271">
        <w:rPr>
          <w:rFonts w:cs="Times New Roman"/>
          <w:szCs w:val="24"/>
        </w:rPr>
        <w:tab/>
        <w:t xml:space="preserve">: </w:t>
      </w:r>
      <w:hyperlink r:id="rId8" w:history="1">
        <w:r w:rsidR="00B56A95" w:rsidRPr="00927D45">
          <w:rPr>
            <w:rStyle w:val="Hyperlink"/>
            <w:rFonts w:cs="Times New Roman"/>
            <w:szCs w:val="24"/>
          </w:rPr>
          <w:t>judelakshithaousl@gmail.com/</w:t>
        </w:r>
      </w:hyperlink>
      <w:r w:rsidR="00B56A95">
        <w:rPr>
          <w:rStyle w:val="Hyperlink"/>
          <w:rFonts w:cs="Times New Roman"/>
          <w:szCs w:val="24"/>
        </w:rPr>
        <w:t xml:space="preserve"> s15008693@ousl.lk</w:t>
      </w:r>
    </w:p>
    <w:p w14:paraId="0A04AD8F" w14:textId="063B24FB" w:rsidR="00A9550C" w:rsidRDefault="00A9550C" w:rsidP="00EB45E5">
      <w:pPr>
        <w:autoSpaceDE w:val="0"/>
        <w:autoSpaceDN w:val="0"/>
        <w:adjustRightInd w:val="0"/>
        <w:spacing w:after="0" w:line="240" w:lineRule="auto"/>
        <w:jc w:val="center"/>
        <w:rPr>
          <w:rFonts w:eastAsia="Calibri" w:cs="Times New Roman"/>
          <w:b/>
          <w:bCs/>
          <w:sz w:val="28"/>
          <w:szCs w:val="28"/>
        </w:rPr>
      </w:pPr>
    </w:p>
    <w:p w14:paraId="2606596C" w14:textId="5CA14C77" w:rsidR="002F443C" w:rsidRDefault="002F443C" w:rsidP="00EB45E5">
      <w:pPr>
        <w:autoSpaceDE w:val="0"/>
        <w:autoSpaceDN w:val="0"/>
        <w:adjustRightInd w:val="0"/>
        <w:spacing w:after="0" w:line="240" w:lineRule="auto"/>
        <w:jc w:val="center"/>
        <w:rPr>
          <w:rFonts w:eastAsia="Calibri" w:cs="Times New Roman"/>
          <w:b/>
          <w:bCs/>
          <w:sz w:val="28"/>
          <w:szCs w:val="28"/>
        </w:rPr>
      </w:pPr>
    </w:p>
    <w:p w14:paraId="32FF4EF8" w14:textId="07853C7D" w:rsidR="002F443C" w:rsidRDefault="002F443C" w:rsidP="00EB45E5">
      <w:pPr>
        <w:autoSpaceDE w:val="0"/>
        <w:autoSpaceDN w:val="0"/>
        <w:adjustRightInd w:val="0"/>
        <w:spacing w:after="0" w:line="240" w:lineRule="auto"/>
        <w:jc w:val="center"/>
        <w:rPr>
          <w:rFonts w:eastAsia="Calibri" w:cs="Times New Roman"/>
          <w:b/>
          <w:bCs/>
          <w:sz w:val="28"/>
          <w:szCs w:val="28"/>
        </w:rPr>
      </w:pPr>
    </w:p>
    <w:p w14:paraId="1D6E4A53" w14:textId="2B260D7F" w:rsidR="002F443C" w:rsidRDefault="002F443C" w:rsidP="00EB45E5">
      <w:pPr>
        <w:autoSpaceDE w:val="0"/>
        <w:autoSpaceDN w:val="0"/>
        <w:adjustRightInd w:val="0"/>
        <w:spacing w:after="0" w:line="240" w:lineRule="auto"/>
        <w:jc w:val="center"/>
        <w:rPr>
          <w:rFonts w:eastAsia="Calibri" w:cs="Times New Roman"/>
          <w:b/>
          <w:bCs/>
          <w:sz w:val="28"/>
          <w:szCs w:val="28"/>
        </w:rPr>
      </w:pPr>
    </w:p>
    <w:p w14:paraId="6DE09594" w14:textId="5BD743CD" w:rsidR="002F443C" w:rsidRDefault="002F443C" w:rsidP="00EB45E5">
      <w:pPr>
        <w:autoSpaceDE w:val="0"/>
        <w:autoSpaceDN w:val="0"/>
        <w:adjustRightInd w:val="0"/>
        <w:spacing w:after="0" w:line="240" w:lineRule="auto"/>
        <w:jc w:val="center"/>
        <w:rPr>
          <w:rFonts w:eastAsia="Calibri" w:cs="Times New Roman"/>
          <w:b/>
          <w:bCs/>
          <w:sz w:val="28"/>
          <w:szCs w:val="28"/>
        </w:rPr>
      </w:pPr>
    </w:p>
    <w:p w14:paraId="6C51052F" w14:textId="77777777" w:rsidR="002F443C" w:rsidRDefault="002F443C" w:rsidP="00EB45E5">
      <w:pPr>
        <w:autoSpaceDE w:val="0"/>
        <w:autoSpaceDN w:val="0"/>
        <w:adjustRightInd w:val="0"/>
        <w:spacing w:after="0" w:line="240" w:lineRule="auto"/>
        <w:jc w:val="center"/>
        <w:rPr>
          <w:rFonts w:eastAsia="Calibri" w:cs="Times New Roman"/>
          <w:b/>
          <w:bCs/>
          <w:sz w:val="28"/>
          <w:szCs w:val="28"/>
        </w:rPr>
      </w:pPr>
    </w:p>
    <w:p w14:paraId="70830091" w14:textId="77777777" w:rsidR="00EB45E5" w:rsidRDefault="00EB45E5" w:rsidP="00EB45E5">
      <w:pPr>
        <w:autoSpaceDE w:val="0"/>
        <w:autoSpaceDN w:val="0"/>
        <w:adjustRightInd w:val="0"/>
        <w:spacing w:after="0" w:line="240" w:lineRule="auto"/>
        <w:jc w:val="center"/>
        <w:rPr>
          <w:rFonts w:cs="Times New Roman"/>
          <w:b/>
          <w:bCs/>
          <w:sz w:val="28"/>
          <w:szCs w:val="28"/>
        </w:rPr>
      </w:pPr>
      <w:r w:rsidRPr="001D1231">
        <w:rPr>
          <w:rFonts w:eastAsia="Calibri" w:cs="Times New Roman"/>
          <w:b/>
          <w:bCs/>
          <w:sz w:val="28"/>
          <w:szCs w:val="28"/>
        </w:rPr>
        <w:t>DECLARATION</w:t>
      </w:r>
    </w:p>
    <w:p w14:paraId="6CB9AEAA" w14:textId="77777777" w:rsidR="00EB45E5" w:rsidRPr="0085026F" w:rsidRDefault="00EB45E5" w:rsidP="00EB45E5">
      <w:pPr>
        <w:autoSpaceDE w:val="0"/>
        <w:autoSpaceDN w:val="0"/>
        <w:adjustRightInd w:val="0"/>
        <w:spacing w:after="0" w:line="240" w:lineRule="auto"/>
        <w:rPr>
          <w:rFonts w:cs="Times New Roman"/>
          <w:b/>
          <w:bCs/>
          <w:sz w:val="28"/>
          <w:szCs w:val="28"/>
        </w:rPr>
      </w:pPr>
    </w:p>
    <w:p w14:paraId="2A6E907E" w14:textId="77777777" w:rsidR="00EB45E5" w:rsidRPr="0085026F" w:rsidRDefault="00EB45E5" w:rsidP="00EB45E5">
      <w:pPr>
        <w:autoSpaceDE w:val="0"/>
        <w:autoSpaceDN w:val="0"/>
        <w:adjustRightInd w:val="0"/>
        <w:spacing w:after="0" w:line="240" w:lineRule="auto"/>
        <w:rPr>
          <w:rFonts w:cs="Times New Roman"/>
          <w:szCs w:val="24"/>
        </w:rPr>
      </w:pPr>
      <w:r w:rsidRPr="0085026F">
        <w:rPr>
          <w:rFonts w:cs="Times New Roman"/>
          <w:szCs w:val="24"/>
        </w:rPr>
        <w:t xml:space="preserve">The undersigned hereby recommend to the Department of </w:t>
      </w:r>
      <w:r>
        <w:rPr>
          <w:rFonts w:cs="Times New Roman"/>
          <w:szCs w:val="24"/>
        </w:rPr>
        <w:t xml:space="preserve">Computer Science </w:t>
      </w:r>
      <w:r w:rsidRPr="0085026F">
        <w:rPr>
          <w:rFonts w:cs="Times New Roman"/>
          <w:szCs w:val="24"/>
        </w:rPr>
        <w:t xml:space="preserve">acceptance of </w:t>
      </w:r>
      <w:r w:rsidR="00B56A95" w:rsidRPr="0085026F">
        <w:rPr>
          <w:rFonts w:cs="Times New Roman"/>
          <w:szCs w:val="24"/>
        </w:rPr>
        <w:t xml:space="preserve">the </w:t>
      </w:r>
      <w:r w:rsidR="00B56A95">
        <w:rPr>
          <w:rFonts w:cs="Times New Roman"/>
          <w:szCs w:val="24"/>
        </w:rPr>
        <w:t>final</w:t>
      </w:r>
      <w:r w:rsidR="00EB0747">
        <w:rPr>
          <w:rFonts w:cs="Times New Roman"/>
          <w:szCs w:val="24"/>
        </w:rPr>
        <w:t xml:space="preserve"> project report,</w:t>
      </w:r>
    </w:p>
    <w:p w14:paraId="6EA9F86E" w14:textId="77777777" w:rsidR="00EB45E5" w:rsidRDefault="00EB45E5" w:rsidP="00EB45E5">
      <w:pPr>
        <w:autoSpaceDE w:val="0"/>
        <w:autoSpaceDN w:val="0"/>
        <w:adjustRightInd w:val="0"/>
        <w:spacing w:after="0" w:line="240" w:lineRule="auto"/>
        <w:rPr>
          <w:rFonts w:cs="Times New Roman"/>
          <w:b/>
          <w:bCs/>
          <w:szCs w:val="24"/>
        </w:rPr>
      </w:pPr>
    </w:p>
    <w:p w14:paraId="38A3B049" w14:textId="204AAE2C" w:rsidR="003936C9" w:rsidRPr="006E5AD7" w:rsidRDefault="003936C9" w:rsidP="006E5AD7">
      <w:pPr>
        <w:jc w:val="left"/>
        <w:rPr>
          <w:rFonts w:cs="Times New Roman"/>
          <w:szCs w:val="34"/>
        </w:rPr>
      </w:pPr>
      <w:r w:rsidRPr="006E5AD7">
        <w:rPr>
          <w:rFonts w:cs="Times New Roman"/>
          <w:szCs w:val="34"/>
        </w:rPr>
        <w:t xml:space="preserve">Realtime </w:t>
      </w:r>
      <w:r w:rsidR="005B1E92">
        <w:rPr>
          <w:rFonts w:cs="Times New Roman"/>
          <w:szCs w:val="34"/>
        </w:rPr>
        <w:t>B</w:t>
      </w:r>
      <w:r w:rsidRPr="006E5AD7">
        <w:rPr>
          <w:rFonts w:cs="Times New Roman"/>
          <w:szCs w:val="34"/>
        </w:rPr>
        <w:t xml:space="preserve">us </w:t>
      </w:r>
      <w:r w:rsidR="005B1E92">
        <w:rPr>
          <w:rFonts w:cs="Times New Roman"/>
          <w:szCs w:val="34"/>
        </w:rPr>
        <w:t>T</w:t>
      </w:r>
      <w:r w:rsidRPr="006E5AD7">
        <w:rPr>
          <w:rFonts w:cs="Times New Roman"/>
          <w:szCs w:val="34"/>
        </w:rPr>
        <w:t xml:space="preserve">racking and </w:t>
      </w:r>
      <w:r w:rsidR="005B1E92">
        <w:rPr>
          <w:rFonts w:cs="Times New Roman"/>
          <w:szCs w:val="34"/>
        </w:rPr>
        <w:t>S</w:t>
      </w:r>
      <w:r w:rsidRPr="006E5AD7">
        <w:rPr>
          <w:rFonts w:cs="Times New Roman"/>
          <w:szCs w:val="34"/>
        </w:rPr>
        <w:t xml:space="preserve">eat </w:t>
      </w:r>
      <w:r w:rsidR="005B1E92">
        <w:rPr>
          <w:rFonts w:cs="Times New Roman"/>
          <w:szCs w:val="34"/>
        </w:rPr>
        <w:t>B</w:t>
      </w:r>
      <w:r w:rsidRPr="006E5AD7">
        <w:rPr>
          <w:rFonts w:cs="Times New Roman"/>
          <w:szCs w:val="34"/>
        </w:rPr>
        <w:t xml:space="preserve">ooking </w:t>
      </w:r>
      <w:r w:rsidR="005B1E92">
        <w:rPr>
          <w:rFonts w:cs="Times New Roman"/>
          <w:szCs w:val="34"/>
        </w:rPr>
        <w:t>S</w:t>
      </w:r>
      <w:r w:rsidRPr="006E5AD7">
        <w:rPr>
          <w:rFonts w:cs="Times New Roman"/>
          <w:szCs w:val="34"/>
        </w:rPr>
        <w:t>ystem</w:t>
      </w:r>
    </w:p>
    <w:p w14:paraId="7AAEA97F" w14:textId="6B938B3A" w:rsidR="00EB45E5" w:rsidRPr="006F4FBA" w:rsidRDefault="00EB45E5" w:rsidP="006F4FBA">
      <w:pPr>
        <w:spacing w:after="0"/>
        <w:rPr>
          <w:rFonts w:cs="Times New Roman"/>
          <w:b/>
          <w:bCs/>
        </w:rPr>
      </w:pPr>
    </w:p>
    <w:p w14:paraId="19A96A32" w14:textId="77777777" w:rsidR="00EB45E5" w:rsidRDefault="00EB45E5" w:rsidP="00EB45E5">
      <w:pPr>
        <w:autoSpaceDE w:val="0"/>
        <w:autoSpaceDN w:val="0"/>
        <w:adjustRightInd w:val="0"/>
        <w:spacing w:after="0" w:line="240" w:lineRule="auto"/>
        <w:rPr>
          <w:rFonts w:cs="Times New Roman"/>
          <w:szCs w:val="24"/>
        </w:rPr>
      </w:pPr>
    </w:p>
    <w:p w14:paraId="135BB9C9" w14:textId="77777777" w:rsidR="00B714B8" w:rsidRDefault="00B714B8" w:rsidP="00EB45E5">
      <w:pPr>
        <w:autoSpaceDE w:val="0"/>
        <w:autoSpaceDN w:val="0"/>
        <w:adjustRightInd w:val="0"/>
        <w:spacing w:after="0" w:line="240" w:lineRule="auto"/>
        <w:rPr>
          <w:rFonts w:cs="Times New Roman"/>
          <w:szCs w:val="24"/>
        </w:rPr>
      </w:pPr>
    </w:p>
    <w:p w14:paraId="40F321A5" w14:textId="77777777" w:rsidR="00EB45E5" w:rsidRDefault="00B714B8" w:rsidP="00B714B8">
      <w:pPr>
        <w:autoSpaceDE w:val="0"/>
        <w:autoSpaceDN w:val="0"/>
        <w:adjustRightInd w:val="0"/>
        <w:spacing w:after="0" w:line="240" w:lineRule="auto"/>
        <w:ind w:left="5040" w:firstLine="720"/>
        <w:rPr>
          <w:rFonts w:cs="Times New Roman"/>
          <w:szCs w:val="24"/>
        </w:rPr>
      </w:pPr>
      <w:r>
        <w:rPr>
          <w:rFonts w:cs="Times New Roman"/>
          <w:szCs w:val="24"/>
        </w:rPr>
        <w:t>…………………………</w:t>
      </w:r>
    </w:p>
    <w:p w14:paraId="4A5E97AC" w14:textId="77777777" w:rsidR="00B714B8" w:rsidRDefault="00EB45E5" w:rsidP="00B714B8">
      <w:pPr>
        <w:autoSpaceDE w:val="0"/>
        <w:autoSpaceDN w:val="0"/>
        <w:adjustRightInd w:val="0"/>
        <w:spacing w:after="0" w:line="240" w:lineRule="auto"/>
        <w:ind w:left="5760" w:firstLine="720"/>
        <w:rPr>
          <w:rFonts w:cs="Times New Roman"/>
          <w:szCs w:val="24"/>
        </w:rPr>
      </w:pPr>
      <w:r>
        <w:rPr>
          <w:rFonts w:cs="Times New Roman"/>
          <w:szCs w:val="24"/>
        </w:rPr>
        <w:t>Signature</w:t>
      </w:r>
      <w:r>
        <w:rPr>
          <w:rFonts w:cs="Times New Roman"/>
          <w:szCs w:val="24"/>
        </w:rPr>
        <w:tab/>
      </w:r>
      <w:r>
        <w:rPr>
          <w:rFonts w:cs="Times New Roman"/>
          <w:szCs w:val="24"/>
        </w:rPr>
        <w:tab/>
      </w:r>
    </w:p>
    <w:p w14:paraId="29ED8E6F" w14:textId="77777777" w:rsidR="00B714B8" w:rsidRDefault="00B714B8" w:rsidP="00B714B8">
      <w:pPr>
        <w:autoSpaceDE w:val="0"/>
        <w:autoSpaceDN w:val="0"/>
        <w:adjustRightInd w:val="0"/>
        <w:spacing w:after="0" w:line="240" w:lineRule="auto"/>
        <w:ind w:left="5040" w:firstLine="720"/>
        <w:rPr>
          <w:rFonts w:cs="Times New Roman"/>
          <w:szCs w:val="24"/>
        </w:rPr>
      </w:pPr>
    </w:p>
    <w:p w14:paraId="197DEFD9" w14:textId="2E008CC2" w:rsidR="00EB45E5" w:rsidRDefault="006E5AD7" w:rsidP="006E5AD7">
      <w:pPr>
        <w:autoSpaceDE w:val="0"/>
        <w:autoSpaceDN w:val="0"/>
        <w:adjustRightInd w:val="0"/>
        <w:spacing w:after="0" w:line="240" w:lineRule="auto"/>
        <w:ind w:left="5040" w:firstLine="720"/>
        <w:rPr>
          <w:rFonts w:cs="Times New Roman"/>
          <w:szCs w:val="24"/>
        </w:rPr>
      </w:pPr>
      <w:r>
        <w:rPr>
          <w:rFonts w:cs="Times New Roman"/>
          <w:szCs w:val="24"/>
        </w:rPr>
        <w:t xml:space="preserve">     </w:t>
      </w:r>
      <w:r w:rsidR="006F4FBA">
        <w:rPr>
          <w:rFonts w:cs="Times New Roman"/>
          <w:szCs w:val="24"/>
        </w:rPr>
        <w:t>R J L M</w:t>
      </w:r>
      <w:r w:rsidR="00B714B8">
        <w:rPr>
          <w:rFonts w:cs="Times New Roman"/>
          <w:szCs w:val="24"/>
        </w:rPr>
        <w:t>.Herath</w:t>
      </w:r>
      <w:r w:rsidR="00EB45E5">
        <w:rPr>
          <w:rFonts w:cs="Times New Roman"/>
          <w:szCs w:val="24"/>
        </w:rPr>
        <w:tab/>
      </w:r>
    </w:p>
    <w:p w14:paraId="0F67222A" w14:textId="77777777" w:rsidR="00EB45E5" w:rsidRDefault="00EB45E5" w:rsidP="00EB45E5">
      <w:pPr>
        <w:autoSpaceDE w:val="0"/>
        <w:autoSpaceDN w:val="0"/>
        <w:adjustRightInd w:val="0"/>
        <w:spacing w:after="0" w:line="240" w:lineRule="auto"/>
        <w:jc w:val="center"/>
        <w:rPr>
          <w:rFonts w:cs="Times New Roman"/>
          <w:b/>
          <w:bCs/>
          <w:szCs w:val="24"/>
        </w:rPr>
      </w:pPr>
    </w:p>
    <w:p w14:paraId="02965FEE" w14:textId="792363B3" w:rsidR="00EB45E5" w:rsidRDefault="00EB45E5" w:rsidP="00EB45E5">
      <w:pPr>
        <w:autoSpaceDE w:val="0"/>
        <w:autoSpaceDN w:val="0"/>
        <w:adjustRightInd w:val="0"/>
        <w:spacing w:after="0" w:line="240" w:lineRule="auto"/>
        <w:rPr>
          <w:rFonts w:cs="Times New Roman"/>
          <w:b/>
          <w:bCs/>
          <w:szCs w:val="24"/>
        </w:rPr>
      </w:pPr>
      <w:r>
        <w:rPr>
          <w:rFonts w:cs="Times New Roman"/>
          <w:b/>
          <w:bCs/>
          <w:szCs w:val="24"/>
        </w:rPr>
        <w:t xml:space="preserve">Project </w:t>
      </w:r>
      <w:r w:rsidR="003936C9">
        <w:rPr>
          <w:rFonts w:cs="Times New Roman"/>
          <w:b/>
          <w:bCs/>
          <w:szCs w:val="24"/>
        </w:rPr>
        <w:t>Supervisor</w:t>
      </w:r>
      <w:r>
        <w:rPr>
          <w:rFonts w:cs="Times New Roman"/>
          <w:b/>
          <w:bCs/>
          <w:szCs w:val="24"/>
        </w:rPr>
        <w:t>:</w:t>
      </w:r>
    </w:p>
    <w:p w14:paraId="5DEAE98D" w14:textId="77777777" w:rsidR="00EB45E5" w:rsidRDefault="00EB45E5" w:rsidP="00EB45E5">
      <w:pPr>
        <w:autoSpaceDE w:val="0"/>
        <w:autoSpaceDN w:val="0"/>
        <w:adjustRightInd w:val="0"/>
        <w:spacing w:after="0" w:line="240" w:lineRule="auto"/>
        <w:rPr>
          <w:rFonts w:cs="Times New Roman"/>
          <w:b/>
          <w:bCs/>
          <w:szCs w:val="24"/>
        </w:rPr>
      </w:pPr>
    </w:p>
    <w:p w14:paraId="180EB9FE" w14:textId="77777777" w:rsidR="00EB45E5" w:rsidRDefault="00B714B8" w:rsidP="00EB45E5">
      <w:pPr>
        <w:autoSpaceDE w:val="0"/>
        <w:autoSpaceDN w:val="0"/>
        <w:adjustRightInd w:val="0"/>
        <w:spacing w:after="0" w:line="240" w:lineRule="auto"/>
        <w:rPr>
          <w:rFonts w:cs="Times New Roman"/>
          <w:szCs w:val="24"/>
        </w:rPr>
      </w:pPr>
      <w:r w:rsidRPr="00F54271">
        <w:rPr>
          <w:rFonts w:cs="Times New Roman"/>
        </w:rPr>
        <w:t>M</w:t>
      </w:r>
      <w:r w:rsidR="004E0F11">
        <w:rPr>
          <w:rFonts w:cs="Times New Roman"/>
        </w:rPr>
        <w:t>rs.</w:t>
      </w:r>
      <w:r w:rsidRPr="00F54271">
        <w:rPr>
          <w:rFonts w:cs="Times New Roman"/>
        </w:rPr>
        <w:t xml:space="preserve"> Wasana </w:t>
      </w:r>
      <w:r w:rsidR="004E0F11" w:rsidRPr="00F54271">
        <w:rPr>
          <w:rFonts w:cs="Times New Roman"/>
        </w:rPr>
        <w:t>Uduwela</w:t>
      </w:r>
      <w:r w:rsidR="004E0F11">
        <w:rPr>
          <w:rFonts w:cs="Times New Roman"/>
          <w:szCs w:val="24"/>
        </w:rPr>
        <w:tab/>
      </w:r>
      <w:r w:rsidR="00EB45E5">
        <w:rPr>
          <w:rFonts w:cs="Times New Roman"/>
          <w:szCs w:val="24"/>
        </w:rPr>
        <w:t>…………………………</w:t>
      </w:r>
      <w:r w:rsidR="00EB45E5">
        <w:rPr>
          <w:rFonts w:cs="Times New Roman"/>
          <w:szCs w:val="24"/>
        </w:rPr>
        <w:tab/>
        <w:t>……………….…..</w:t>
      </w:r>
    </w:p>
    <w:p w14:paraId="080201BF" w14:textId="77777777" w:rsidR="00EB45E5" w:rsidRPr="00E57008" w:rsidRDefault="00EB45E5" w:rsidP="00EB45E5">
      <w:pPr>
        <w:autoSpaceDE w:val="0"/>
        <w:autoSpaceDN w:val="0"/>
        <w:adjustRightInd w:val="0"/>
        <w:spacing w:after="0" w:line="240" w:lineRule="auto"/>
        <w:ind w:left="2880" w:firstLine="720"/>
        <w:rPr>
          <w:rFonts w:cs="Times New Roman"/>
          <w:szCs w:val="24"/>
        </w:rPr>
      </w:pPr>
      <w:r>
        <w:rPr>
          <w:rFonts w:cs="Times New Roman"/>
          <w:szCs w:val="24"/>
        </w:rPr>
        <w:t>Signature</w:t>
      </w:r>
      <w:r>
        <w:rPr>
          <w:rFonts w:cs="Times New Roman"/>
          <w:szCs w:val="24"/>
        </w:rPr>
        <w:tab/>
      </w:r>
      <w:r>
        <w:rPr>
          <w:rFonts w:cs="Times New Roman"/>
          <w:szCs w:val="24"/>
        </w:rPr>
        <w:tab/>
      </w:r>
      <w:r>
        <w:rPr>
          <w:rFonts w:cs="Times New Roman"/>
          <w:szCs w:val="24"/>
        </w:rPr>
        <w:tab/>
        <w:t>Date</w:t>
      </w:r>
    </w:p>
    <w:p w14:paraId="50099FE7" w14:textId="77777777" w:rsidR="00EB45E5" w:rsidRDefault="00EB45E5" w:rsidP="00EB45E5">
      <w:pPr>
        <w:autoSpaceDE w:val="0"/>
        <w:autoSpaceDN w:val="0"/>
        <w:adjustRightInd w:val="0"/>
        <w:spacing w:after="0"/>
        <w:rPr>
          <w:rFonts w:cs="Times New Roman"/>
          <w:b/>
          <w:bCs/>
          <w:szCs w:val="24"/>
        </w:rPr>
      </w:pPr>
    </w:p>
    <w:p w14:paraId="1C483E82" w14:textId="77777777" w:rsidR="00EB45E5" w:rsidRDefault="00EB45E5" w:rsidP="00EB45E5">
      <w:pPr>
        <w:spacing w:after="0" w:line="240" w:lineRule="auto"/>
        <w:jc w:val="left"/>
        <w:rPr>
          <w:rFonts w:cs="Times New Roman"/>
          <w:b/>
          <w:bCs/>
          <w:w w:val="99"/>
          <w:szCs w:val="24"/>
        </w:rPr>
      </w:pPr>
      <w:r>
        <w:rPr>
          <w:rFonts w:cs="Times New Roman"/>
          <w:b/>
          <w:bCs/>
          <w:w w:val="99"/>
          <w:szCs w:val="24"/>
        </w:rPr>
        <w:br w:type="page"/>
      </w:r>
    </w:p>
    <w:p w14:paraId="1A92AFAF"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086A97BB"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7C4B9B86"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7B9A6587"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6D35E400"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4778CCDC"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0057ED51"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4837E44A"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233DB6A4"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11946595"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0509BADB"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61522019"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26A6564B"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564954B6"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56439F4F"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7B4387B1"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68B98404"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300A6AE4" w14:textId="77777777" w:rsidR="00F77D97" w:rsidRDefault="00F77D97" w:rsidP="00EB45E5">
      <w:pPr>
        <w:autoSpaceDE w:val="0"/>
        <w:autoSpaceDN w:val="0"/>
        <w:adjustRightInd w:val="0"/>
        <w:spacing w:after="0" w:line="240" w:lineRule="auto"/>
        <w:jc w:val="center"/>
        <w:rPr>
          <w:rFonts w:eastAsia="Calibri" w:cs="Times New Roman"/>
          <w:b/>
          <w:bCs/>
          <w:sz w:val="28"/>
          <w:szCs w:val="28"/>
        </w:rPr>
      </w:pPr>
    </w:p>
    <w:p w14:paraId="1AB373B7" w14:textId="77777777" w:rsidR="00EB45E5" w:rsidRPr="001D1231" w:rsidRDefault="00EB45E5" w:rsidP="00EB45E5">
      <w:pPr>
        <w:autoSpaceDE w:val="0"/>
        <w:autoSpaceDN w:val="0"/>
        <w:adjustRightInd w:val="0"/>
        <w:spacing w:after="0" w:line="240" w:lineRule="auto"/>
        <w:jc w:val="center"/>
        <w:rPr>
          <w:rFonts w:eastAsia="Calibri" w:cs="Times New Roman"/>
          <w:b/>
          <w:bCs/>
          <w:sz w:val="28"/>
          <w:szCs w:val="28"/>
        </w:rPr>
      </w:pPr>
      <w:r w:rsidRPr="001D1231">
        <w:rPr>
          <w:rFonts w:eastAsia="Calibri" w:cs="Times New Roman"/>
          <w:b/>
          <w:bCs/>
          <w:sz w:val="28"/>
          <w:szCs w:val="28"/>
        </w:rPr>
        <w:t>DEDICATION</w:t>
      </w:r>
    </w:p>
    <w:p w14:paraId="716AE082" w14:textId="77777777" w:rsidR="00EB45E5" w:rsidRDefault="00EB45E5" w:rsidP="00EB45E5">
      <w:pPr>
        <w:autoSpaceDE w:val="0"/>
        <w:autoSpaceDN w:val="0"/>
        <w:adjustRightInd w:val="0"/>
        <w:spacing w:after="0" w:line="240" w:lineRule="auto"/>
        <w:rPr>
          <w:rFonts w:cs="Times New Roman"/>
          <w:i/>
          <w:iCs/>
          <w:szCs w:val="24"/>
        </w:rPr>
      </w:pPr>
    </w:p>
    <w:p w14:paraId="2C33E1CD" w14:textId="77777777" w:rsidR="00EB45E5" w:rsidRDefault="00EB45E5" w:rsidP="00EB45E5">
      <w:pPr>
        <w:autoSpaceDE w:val="0"/>
        <w:autoSpaceDN w:val="0"/>
        <w:adjustRightInd w:val="0"/>
        <w:spacing w:after="0" w:line="240" w:lineRule="auto"/>
        <w:rPr>
          <w:rFonts w:cs="Times New Roman"/>
          <w:i/>
          <w:iCs/>
          <w:szCs w:val="24"/>
        </w:rPr>
      </w:pPr>
    </w:p>
    <w:p w14:paraId="5D6A31A3" w14:textId="77777777" w:rsidR="00EB45E5" w:rsidRDefault="00EB45E5" w:rsidP="00EB45E5">
      <w:pPr>
        <w:autoSpaceDE w:val="0"/>
        <w:autoSpaceDN w:val="0"/>
        <w:adjustRightInd w:val="0"/>
        <w:spacing w:after="0" w:line="240" w:lineRule="auto"/>
        <w:jc w:val="center"/>
        <w:rPr>
          <w:rFonts w:cs="Times New Roman"/>
          <w:i/>
          <w:iCs/>
          <w:szCs w:val="24"/>
        </w:rPr>
      </w:pPr>
    </w:p>
    <w:p w14:paraId="4DFF34F2" w14:textId="77777777" w:rsidR="00EB45E5" w:rsidRDefault="00EB45E5" w:rsidP="00F77D97">
      <w:pPr>
        <w:autoSpaceDE w:val="0"/>
        <w:autoSpaceDN w:val="0"/>
        <w:adjustRightInd w:val="0"/>
        <w:spacing w:after="0" w:line="240" w:lineRule="auto"/>
        <w:rPr>
          <w:rFonts w:cs="Times New Roman"/>
          <w:i/>
          <w:iCs/>
          <w:szCs w:val="24"/>
        </w:rPr>
      </w:pPr>
    </w:p>
    <w:p w14:paraId="529F15FC" w14:textId="77777777" w:rsidR="00EB45E5" w:rsidRPr="003B54E0" w:rsidRDefault="00EB45E5" w:rsidP="00EB45E5">
      <w:pPr>
        <w:autoSpaceDE w:val="0"/>
        <w:autoSpaceDN w:val="0"/>
        <w:adjustRightInd w:val="0"/>
        <w:spacing w:after="0" w:line="240" w:lineRule="auto"/>
        <w:jc w:val="center"/>
        <w:rPr>
          <w:rFonts w:cs="Times New Roman"/>
          <w:b/>
          <w:bCs/>
          <w:i/>
          <w:iCs/>
          <w:szCs w:val="24"/>
        </w:rPr>
      </w:pPr>
      <w:r w:rsidRPr="003B54E0">
        <w:rPr>
          <w:rFonts w:cs="Times New Roman"/>
          <w:b/>
          <w:bCs/>
          <w:i/>
          <w:iCs/>
          <w:szCs w:val="24"/>
        </w:rPr>
        <w:t>Special dedicated to</w:t>
      </w:r>
      <w:r w:rsidR="00F77D97">
        <w:rPr>
          <w:rFonts w:cs="Times New Roman"/>
          <w:b/>
          <w:bCs/>
          <w:i/>
          <w:iCs/>
          <w:szCs w:val="24"/>
        </w:rPr>
        <w:t xml:space="preserve"> Department of Computer Science, university academic staff,</w:t>
      </w:r>
      <w:r w:rsidRPr="003B54E0">
        <w:rPr>
          <w:rFonts w:cs="Times New Roman"/>
          <w:b/>
          <w:bCs/>
          <w:i/>
          <w:iCs/>
          <w:szCs w:val="24"/>
        </w:rPr>
        <w:t xml:space="preserve"> my family, my </w:t>
      </w:r>
      <w:r w:rsidR="00D12F48" w:rsidRPr="003B54E0">
        <w:rPr>
          <w:rFonts w:cs="Times New Roman"/>
          <w:b/>
          <w:bCs/>
          <w:i/>
          <w:iCs/>
          <w:szCs w:val="24"/>
        </w:rPr>
        <w:t>friends,</w:t>
      </w:r>
    </w:p>
    <w:p w14:paraId="3C1B37DE" w14:textId="77777777" w:rsidR="00EB45E5" w:rsidRPr="003B54E0" w:rsidRDefault="00EB45E5" w:rsidP="00EB45E5">
      <w:pPr>
        <w:autoSpaceDE w:val="0"/>
        <w:autoSpaceDN w:val="0"/>
        <w:adjustRightInd w:val="0"/>
        <w:spacing w:after="0" w:line="240" w:lineRule="auto"/>
        <w:jc w:val="center"/>
        <w:rPr>
          <w:rFonts w:cs="Times New Roman"/>
          <w:b/>
          <w:bCs/>
          <w:i/>
          <w:iCs/>
          <w:szCs w:val="24"/>
        </w:rPr>
      </w:pPr>
      <w:r w:rsidRPr="003B54E0">
        <w:rPr>
          <w:rFonts w:cs="Times New Roman"/>
          <w:b/>
          <w:bCs/>
          <w:i/>
          <w:iCs/>
          <w:szCs w:val="24"/>
        </w:rPr>
        <w:t>For all your care</w:t>
      </w:r>
      <w:r w:rsidR="00F77D97">
        <w:rPr>
          <w:rFonts w:cs="Times New Roman"/>
          <w:b/>
          <w:bCs/>
          <w:i/>
          <w:iCs/>
          <w:szCs w:val="24"/>
        </w:rPr>
        <w:t xml:space="preserve"> and the </w:t>
      </w:r>
      <w:r w:rsidRPr="003B54E0">
        <w:rPr>
          <w:rFonts w:cs="Times New Roman"/>
          <w:b/>
          <w:bCs/>
          <w:i/>
          <w:iCs/>
          <w:szCs w:val="24"/>
        </w:rPr>
        <w:t>support</w:t>
      </w:r>
      <w:r w:rsidR="00F77D97">
        <w:rPr>
          <w:rFonts w:cs="Times New Roman"/>
          <w:b/>
          <w:bCs/>
          <w:i/>
          <w:iCs/>
          <w:szCs w:val="24"/>
        </w:rPr>
        <w:t>.</w:t>
      </w:r>
    </w:p>
    <w:p w14:paraId="7B3B18E2" w14:textId="77777777" w:rsidR="00EB45E5" w:rsidRPr="003B54E0" w:rsidRDefault="00EB45E5" w:rsidP="00EB45E5">
      <w:pPr>
        <w:autoSpaceDE w:val="0"/>
        <w:autoSpaceDN w:val="0"/>
        <w:adjustRightInd w:val="0"/>
        <w:spacing w:after="0" w:line="240" w:lineRule="auto"/>
        <w:jc w:val="center"/>
        <w:rPr>
          <w:rFonts w:cs="Times New Roman"/>
          <w:b/>
          <w:bCs/>
          <w:i/>
          <w:iCs/>
          <w:szCs w:val="24"/>
        </w:rPr>
      </w:pPr>
    </w:p>
    <w:p w14:paraId="2536A31E" w14:textId="77777777" w:rsidR="00EB45E5" w:rsidRDefault="00EB45E5" w:rsidP="00EB45E5">
      <w:pPr>
        <w:autoSpaceDE w:val="0"/>
        <w:autoSpaceDN w:val="0"/>
        <w:adjustRightInd w:val="0"/>
        <w:spacing w:after="0" w:line="240" w:lineRule="auto"/>
        <w:rPr>
          <w:rFonts w:cs="Times New Roman"/>
          <w:i/>
          <w:iCs/>
          <w:szCs w:val="24"/>
        </w:rPr>
      </w:pPr>
    </w:p>
    <w:p w14:paraId="3C1C8A0B" w14:textId="77777777" w:rsidR="00EB45E5" w:rsidRDefault="00EB45E5" w:rsidP="00EB45E5">
      <w:pPr>
        <w:autoSpaceDE w:val="0"/>
        <w:autoSpaceDN w:val="0"/>
        <w:adjustRightInd w:val="0"/>
        <w:spacing w:after="0" w:line="240" w:lineRule="auto"/>
        <w:rPr>
          <w:rFonts w:cs="Times New Roman"/>
          <w:i/>
          <w:iCs/>
          <w:szCs w:val="24"/>
        </w:rPr>
      </w:pPr>
    </w:p>
    <w:p w14:paraId="2DE8A12A" w14:textId="77777777" w:rsidR="00EB45E5" w:rsidRDefault="00EB45E5" w:rsidP="00EB45E5">
      <w:pPr>
        <w:autoSpaceDE w:val="0"/>
        <w:autoSpaceDN w:val="0"/>
        <w:adjustRightInd w:val="0"/>
        <w:spacing w:after="0" w:line="240" w:lineRule="auto"/>
        <w:rPr>
          <w:rFonts w:cs="Times New Roman"/>
          <w:i/>
          <w:iCs/>
          <w:szCs w:val="24"/>
        </w:rPr>
      </w:pPr>
    </w:p>
    <w:p w14:paraId="507B8194" w14:textId="77777777" w:rsidR="00EB45E5" w:rsidRDefault="00EB45E5" w:rsidP="00EB45E5">
      <w:pPr>
        <w:autoSpaceDE w:val="0"/>
        <w:autoSpaceDN w:val="0"/>
        <w:adjustRightInd w:val="0"/>
        <w:spacing w:after="0" w:line="240" w:lineRule="auto"/>
        <w:rPr>
          <w:rFonts w:cs="Times New Roman"/>
          <w:i/>
          <w:iCs/>
          <w:szCs w:val="24"/>
        </w:rPr>
      </w:pPr>
    </w:p>
    <w:p w14:paraId="2D26E2E2" w14:textId="77777777" w:rsidR="00EB45E5" w:rsidRDefault="00EB45E5" w:rsidP="00EB45E5">
      <w:pPr>
        <w:autoSpaceDE w:val="0"/>
        <w:autoSpaceDN w:val="0"/>
        <w:adjustRightInd w:val="0"/>
        <w:spacing w:after="0" w:line="240" w:lineRule="auto"/>
        <w:rPr>
          <w:rFonts w:cs="Times New Roman"/>
          <w:i/>
          <w:iCs/>
          <w:szCs w:val="24"/>
        </w:rPr>
      </w:pPr>
    </w:p>
    <w:p w14:paraId="47DAC2F4" w14:textId="77777777" w:rsidR="00EB45E5" w:rsidRDefault="00EB45E5" w:rsidP="00EB45E5">
      <w:pPr>
        <w:autoSpaceDE w:val="0"/>
        <w:autoSpaceDN w:val="0"/>
        <w:adjustRightInd w:val="0"/>
        <w:spacing w:after="0" w:line="240" w:lineRule="auto"/>
        <w:rPr>
          <w:rFonts w:cs="Times New Roman"/>
          <w:i/>
          <w:iCs/>
          <w:szCs w:val="24"/>
        </w:rPr>
      </w:pPr>
    </w:p>
    <w:p w14:paraId="2E75F617" w14:textId="77777777" w:rsidR="00EB45E5" w:rsidRDefault="00EB45E5" w:rsidP="00EB45E5">
      <w:pPr>
        <w:autoSpaceDE w:val="0"/>
        <w:autoSpaceDN w:val="0"/>
        <w:adjustRightInd w:val="0"/>
        <w:spacing w:after="0" w:line="240" w:lineRule="auto"/>
        <w:rPr>
          <w:rFonts w:cs="Times New Roman"/>
          <w:i/>
          <w:iCs/>
          <w:szCs w:val="24"/>
        </w:rPr>
      </w:pPr>
    </w:p>
    <w:p w14:paraId="7E6E95F6" w14:textId="77777777" w:rsidR="00EB45E5" w:rsidRDefault="00D773B1" w:rsidP="00EB45E5">
      <w:pPr>
        <w:autoSpaceDE w:val="0"/>
        <w:autoSpaceDN w:val="0"/>
        <w:adjustRightInd w:val="0"/>
        <w:spacing w:after="0"/>
        <w:rPr>
          <w:rFonts w:cs="Times New Roman"/>
          <w:i/>
          <w:iCs/>
          <w:szCs w:val="24"/>
        </w:rPr>
      </w:pPr>
      <w:r>
        <w:rPr>
          <w:rFonts w:cs="Times New Roman"/>
          <w:i/>
          <w:iCs/>
          <w:szCs w:val="24"/>
        </w:rPr>
        <w:t>Sincerely.</w:t>
      </w:r>
    </w:p>
    <w:p w14:paraId="737BF4C0" w14:textId="77777777" w:rsidR="00EB45E5" w:rsidRDefault="006F4FBA" w:rsidP="00EB45E5">
      <w:pPr>
        <w:jc w:val="center"/>
      </w:pPr>
      <w:r>
        <w:rPr>
          <w:rFonts w:cs="Times New Roman"/>
          <w:i/>
          <w:iCs/>
          <w:szCs w:val="24"/>
        </w:rPr>
        <w:t>R J L M</w:t>
      </w:r>
      <w:r w:rsidR="00EB45E5">
        <w:rPr>
          <w:rFonts w:cs="Times New Roman"/>
          <w:i/>
          <w:iCs/>
          <w:szCs w:val="24"/>
        </w:rPr>
        <w:t xml:space="preserve"> Herath</w:t>
      </w:r>
    </w:p>
    <w:p w14:paraId="756969A6" w14:textId="77777777" w:rsidR="00EB45E5" w:rsidRDefault="00EB45E5" w:rsidP="00EB45E5">
      <w:pPr>
        <w:jc w:val="center"/>
      </w:pPr>
    </w:p>
    <w:p w14:paraId="680707E7" w14:textId="77777777" w:rsidR="00EB45E5" w:rsidRDefault="00EB45E5" w:rsidP="00EB45E5">
      <w:pPr>
        <w:jc w:val="center"/>
      </w:pPr>
    </w:p>
    <w:p w14:paraId="70C719D5" w14:textId="77777777" w:rsidR="00EB45E5" w:rsidRDefault="00EB45E5" w:rsidP="00EB45E5">
      <w:pPr>
        <w:jc w:val="center"/>
      </w:pPr>
    </w:p>
    <w:p w14:paraId="2136F651" w14:textId="77777777" w:rsidR="00EB45E5" w:rsidRDefault="00EB45E5" w:rsidP="00EB45E5">
      <w:pPr>
        <w:jc w:val="center"/>
      </w:pPr>
    </w:p>
    <w:p w14:paraId="549457AB" w14:textId="77777777" w:rsidR="00EB45E5" w:rsidRDefault="00EB45E5" w:rsidP="00EB45E5">
      <w:pPr>
        <w:ind w:left="360"/>
        <w:jc w:val="center"/>
      </w:pPr>
    </w:p>
    <w:p w14:paraId="59F41795" w14:textId="77777777" w:rsidR="00EB45E5" w:rsidRDefault="00EB45E5" w:rsidP="00EB45E5">
      <w:pPr>
        <w:ind w:left="360"/>
        <w:jc w:val="center"/>
        <w:rPr>
          <w:rFonts w:cs="Times New Roman"/>
          <w:szCs w:val="24"/>
        </w:rPr>
      </w:pPr>
    </w:p>
    <w:p w14:paraId="04398E84" w14:textId="77777777" w:rsidR="00EB45E5" w:rsidRPr="001D1231" w:rsidRDefault="00EB45E5" w:rsidP="00EB45E5">
      <w:pPr>
        <w:autoSpaceDE w:val="0"/>
        <w:autoSpaceDN w:val="0"/>
        <w:adjustRightInd w:val="0"/>
        <w:spacing w:after="0" w:line="240" w:lineRule="auto"/>
        <w:jc w:val="center"/>
        <w:rPr>
          <w:rFonts w:eastAsia="Calibri" w:cs="Times New Roman"/>
          <w:b/>
          <w:bCs/>
          <w:sz w:val="28"/>
          <w:szCs w:val="28"/>
        </w:rPr>
      </w:pPr>
      <w:r w:rsidRPr="001D1231">
        <w:rPr>
          <w:rFonts w:eastAsia="Calibri" w:cs="Times New Roman"/>
          <w:b/>
          <w:bCs/>
          <w:sz w:val="28"/>
          <w:szCs w:val="28"/>
        </w:rPr>
        <w:t>ACKNOWLEDGEMENTS</w:t>
      </w:r>
    </w:p>
    <w:p w14:paraId="2F1D1A32" w14:textId="77777777" w:rsidR="00EB45E5" w:rsidRPr="001D1231" w:rsidRDefault="00EB45E5" w:rsidP="00EB45E5">
      <w:pPr>
        <w:spacing w:after="0" w:line="240" w:lineRule="auto"/>
        <w:jc w:val="center"/>
        <w:rPr>
          <w:rFonts w:cs="Times New Roman"/>
          <w:b/>
          <w:bCs/>
          <w:w w:val="99"/>
          <w:szCs w:val="24"/>
        </w:rPr>
      </w:pPr>
    </w:p>
    <w:p w14:paraId="0A82CB81" w14:textId="66CF7D7C" w:rsidR="00EB45E5" w:rsidRDefault="00EB45E5" w:rsidP="00EB45E5">
      <w:pPr>
        <w:autoSpaceDE w:val="0"/>
        <w:autoSpaceDN w:val="0"/>
        <w:adjustRightInd w:val="0"/>
        <w:rPr>
          <w:rFonts w:cs="Times New Roman"/>
          <w:szCs w:val="24"/>
        </w:rPr>
      </w:pPr>
      <w:r w:rsidRPr="00287859">
        <w:rPr>
          <w:rFonts w:cs="Times New Roman"/>
          <w:szCs w:val="24"/>
        </w:rPr>
        <w:t>I</w:t>
      </w:r>
      <w:r>
        <w:rPr>
          <w:rFonts w:cs="Times New Roman"/>
          <w:szCs w:val="24"/>
        </w:rPr>
        <w:t xml:space="preserve"> would </w:t>
      </w:r>
      <w:r w:rsidRPr="00287859">
        <w:rPr>
          <w:rFonts w:cs="Times New Roman"/>
          <w:szCs w:val="24"/>
        </w:rPr>
        <w:t>like to express an enormous gratitude to</w:t>
      </w:r>
      <w:ins w:id="4" w:author="Rajapakshage Jude Lakshitha Madusanka Herath" w:date="2020-11-18T21:31:00Z">
        <w:r w:rsidR="006E5AD7">
          <w:rPr>
            <w:rFonts w:cs="Times New Roman"/>
            <w:szCs w:val="24"/>
          </w:rPr>
          <w:t xml:space="preserve"> </w:t>
        </w:r>
      </w:ins>
      <w:r w:rsidR="00A900BD" w:rsidRPr="00287859">
        <w:rPr>
          <w:rFonts w:cs="Times New Roman"/>
          <w:szCs w:val="24"/>
        </w:rPr>
        <w:t xml:space="preserve">my </w:t>
      </w:r>
      <w:r w:rsidR="00A900BD">
        <w:rPr>
          <w:rFonts w:cs="Times New Roman"/>
          <w:szCs w:val="24"/>
        </w:rPr>
        <w:t xml:space="preserve">project </w:t>
      </w:r>
      <w:r w:rsidR="00A900BD" w:rsidRPr="00287859">
        <w:rPr>
          <w:rFonts w:cs="Times New Roman"/>
          <w:szCs w:val="24"/>
        </w:rPr>
        <w:t>supervisor</w:t>
      </w:r>
      <w:r w:rsidR="00A900BD">
        <w:rPr>
          <w:rFonts w:cs="Times New Roman"/>
          <w:szCs w:val="24"/>
        </w:rPr>
        <w:t>/coordinator</w:t>
      </w:r>
      <w:r w:rsidR="006E5AD7">
        <w:rPr>
          <w:rFonts w:cs="Times New Roman"/>
          <w:szCs w:val="24"/>
        </w:rPr>
        <w:t xml:space="preserve"> </w:t>
      </w:r>
      <w:r w:rsidRPr="00F54271">
        <w:rPr>
          <w:rFonts w:cs="Times New Roman"/>
        </w:rPr>
        <w:t>M</w:t>
      </w:r>
      <w:r w:rsidR="00CF2AC4">
        <w:rPr>
          <w:rFonts w:cs="Times New Roman"/>
        </w:rPr>
        <w:t>rs</w:t>
      </w:r>
      <w:r w:rsidR="005554F4">
        <w:rPr>
          <w:rFonts w:cs="Times New Roman"/>
        </w:rPr>
        <w:t>.</w:t>
      </w:r>
      <w:r w:rsidRPr="00F54271">
        <w:rPr>
          <w:rFonts w:cs="Times New Roman"/>
        </w:rPr>
        <w:t xml:space="preserve"> Wasana Uduwela</w:t>
      </w:r>
      <w:r>
        <w:rPr>
          <w:rFonts w:cs="Times New Roman"/>
          <w:szCs w:val="24"/>
        </w:rPr>
        <w:t xml:space="preserve">, </w:t>
      </w:r>
      <w:r w:rsidR="00A900BD">
        <w:rPr>
          <w:rFonts w:cs="Times New Roman"/>
          <w:szCs w:val="24"/>
        </w:rPr>
        <w:t>the L</w:t>
      </w:r>
      <w:r w:rsidRPr="00287859">
        <w:rPr>
          <w:rFonts w:cs="Times New Roman"/>
          <w:szCs w:val="24"/>
        </w:rPr>
        <w:t xml:space="preserve">ecturer, Department of </w:t>
      </w:r>
      <w:r>
        <w:rPr>
          <w:rFonts w:cs="Times New Roman"/>
          <w:szCs w:val="24"/>
        </w:rPr>
        <w:t>Computer Science</w:t>
      </w:r>
      <w:r w:rsidRPr="00287859">
        <w:rPr>
          <w:rFonts w:cs="Times New Roman"/>
          <w:szCs w:val="24"/>
        </w:rPr>
        <w:t xml:space="preserve">, </w:t>
      </w:r>
      <w:r>
        <w:rPr>
          <w:rFonts w:cs="Times New Roman"/>
          <w:szCs w:val="24"/>
        </w:rPr>
        <w:t xml:space="preserve">Open </w:t>
      </w:r>
      <w:r w:rsidRPr="00287859">
        <w:rPr>
          <w:rFonts w:cs="Times New Roman"/>
          <w:szCs w:val="24"/>
        </w:rPr>
        <w:t xml:space="preserve">university of </w:t>
      </w:r>
      <w:r>
        <w:rPr>
          <w:rFonts w:cs="Times New Roman"/>
          <w:szCs w:val="24"/>
        </w:rPr>
        <w:t>Sri Lanka</w:t>
      </w:r>
      <w:r w:rsidR="00A900BD">
        <w:rPr>
          <w:rFonts w:cs="Times New Roman"/>
          <w:szCs w:val="24"/>
        </w:rPr>
        <w:t>.</w:t>
      </w:r>
      <w:r w:rsidR="006E5AD7">
        <w:rPr>
          <w:rFonts w:cs="Times New Roman"/>
          <w:szCs w:val="24"/>
        </w:rPr>
        <w:t xml:space="preserve"> </w:t>
      </w:r>
      <w:r w:rsidR="00A900BD">
        <w:rPr>
          <w:rFonts w:cs="Times New Roman"/>
          <w:szCs w:val="24"/>
        </w:rPr>
        <w:t>F</w:t>
      </w:r>
      <w:r w:rsidRPr="00287859">
        <w:rPr>
          <w:rFonts w:cs="Times New Roman"/>
          <w:szCs w:val="24"/>
        </w:rPr>
        <w:t>or all her help, her continuous guidance, motivation, and encouragement. Working with her has been a great honor for me and an excellent professional and personal experience.</w:t>
      </w:r>
      <w:r w:rsidR="006E5AD7">
        <w:rPr>
          <w:rFonts w:cs="Times New Roman"/>
          <w:szCs w:val="24"/>
        </w:rPr>
        <w:t xml:space="preserve"> </w:t>
      </w:r>
      <w:r>
        <w:rPr>
          <w:rFonts w:cs="Times New Roman"/>
          <w:color w:val="000000"/>
          <w:szCs w:val="24"/>
        </w:rPr>
        <w:t xml:space="preserve">She always gives me </w:t>
      </w:r>
      <w:r w:rsidRPr="00287859">
        <w:rPr>
          <w:rFonts w:cs="Times New Roman"/>
          <w:color w:val="000000"/>
          <w:szCs w:val="24"/>
        </w:rPr>
        <w:t xml:space="preserve">valued perspective from the expert point of view and keeping the </w:t>
      </w:r>
      <w:r>
        <w:rPr>
          <w:rFonts w:cs="Times New Roman"/>
          <w:color w:val="000000"/>
          <w:szCs w:val="24"/>
        </w:rPr>
        <w:t>project</w:t>
      </w:r>
      <w:r w:rsidRPr="00287859">
        <w:rPr>
          <w:rFonts w:cs="Times New Roman"/>
          <w:color w:val="000000"/>
          <w:szCs w:val="24"/>
        </w:rPr>
        <w:t xml:space="preserve"> firmly oriented towards the end goal.</w:t>
      </w:r>
    </w:p>
    <w:p w14:paraId="56C5D773" w14:textId="04BC4CAA" w:rsidR="00EB45E5" w:rsidRDefault="00EB45E5" w:rsidP="00EB45E5">
      <w:pPr>
        <w:autoSpaceDE w:val="0"/>
        <w:autoSpaceDN w:val="0"/>
        <w:adjustRightInd w:val="0"/>
        <w:rPr>
          <w:rFonts w:cs="Times New Roman"/>
          <w:color w:val="000000"/>
          <w:szCs w:val="24"/>
        </w:rPr>
      </w:pPr>
      <w:r w:rsidRPr="00287859">
        <w:rPr>
          <w:rFonts w:cs="Times New Roman"/>
          <w:szCs w:val="24"/>
        </w:rPr>
        <w:t xml:space="preserve">I am also thankful to </w:t>
      </w:r>
      <w:r>
        <w:rPr>
          <w:rFonts w:cs="Times New Roman"/>
        </w:rPr>
        <w:t xml:space="preserve">Mr. </w:t>
      </w:r>
      <w:r w:rsidR="00CF2AC4">
        <w:rPr>
          <w:rFonts w:cs="Times New Roman"/>
        </w:rPr>
        <w:t>Sathsara</w:t>
      </w:r>
      <w:r w:rsidR="001B4894">
        <w:rPr>
          <w:rFonts w:cs="Times New Roman"/>
        </w:rPr>
        <w:t xml:space="preserve"> Gunarathne</w:t>
      </w:r>
      <w:r w:rsidR="00CF2AC4">
        <w:rPr>
          <w:rFonts w:cs="Times New Roman"/>
        </w:rPr>
        <w:t>,</w:t>
      </w:r>
      <w:r w:rsidR="006E5AD7">
        <w:rPr>
          <w:rFonts w:cs="Times New Roman"/>
        </w:rPr>
        <w:t xml:space="preserve"> </w:t>
      </w:r>
      <w:r w:rsidR="00CF2AC4">
        <w:rPr>
          <w:rFonts w:cs="Times New Roman"/>
          <w:szCs w:val="24"/>
        </w:rPr>
        <w:t xml:space="preserve">visiting </w:t>
      </w:r>
      <w:r w:rsidR="00A900BD">
        <w:rPr>
          <w:rFonts w:cs="Times New Roman"/>
          <w:szCs w:val="24"/>
        </w:rPr>
        <w:t>L</w:t>
      </w:r>
      <w:r w:rsidRPr="00287859">
        <w:rPr>
          <w:rFonts w:cs="Times New Roman"/>
          <w:szCs w:val="24"/>
        </w:rPr>
        <w:t>ecturer</w:t>
      </w:r>
      <w:r w:rsidR="007D3AB7">
        <w:rPr>
          <w:rFonts w:cs="Times New Roman"/>
          <w:szCs w:val="24"/>
        </w:rPr>
        <w:t>,</w:t>
      </w:r>
      <w:r w:rsidR="006E5AD7">
        <w:rPr>
          <w:rFonts w:cs="Times New Roman"/>
          <w:szCs w:val="24"/>
        </w:rPr>
        <w:t xml:space="preserve"> </w:t>
      </w:r>
      <w:r w:rsidRPr="00287859">
        <w:rPr>
          <w:rFonts w:cs="Times New Roman"/>
          <w:szCs w:val="24"/>
        </w:rPr>
        <w:t>Department of</w:t>
      </w:r>
      <w:r w:rsidR="006E5AD7">
        <w:rPr>
          <w:rFonts w:cs="Times New Roman"/>
          <w:szCs w:val="24"/>
        </w:rPr>
        <w:t xml:space="preserve"> </w:t>
      </w:r>
      <w:r>
        <w:rPr>
          <w:rFonts w:cs="Times New Roman"/>
          <w:szCs w:val="24"/>
        </w:rPr>
        <w:t>Computer Science</w:t>
      </w:r>
      <w:r w:rsidRPr="00287859">
        <w:rPr>
          <w:rFonts w:cs="Times New Roman"/>
          <w:szCs w:val="24"/>
        </w:rPr>
        <w:t xml:space="preserve">, </w:t>
      </w:r>
      <w:r>
        <w:rPr>
          <w:rFonts w:cs="Times New Roman"/>
          <w:szCs w:val="24"/>
        </w:rPr>
        <w:t xml:space="preserve">Open </w:t>
      </w:r>
      <w:r w:rsidRPr="00287859">
        <w:rPr>
          <w:rFonts w:cs="Times New Roman"/>
          <w:szCs w:val="24"/>
        </w:rPr>
        <w:t xml:space="preserve">University of </w:t>
      </w:r>
      <w:r>
        <w:rPr>
          <w:rFonts w:cs="Times New Roman"/>
          <w:szCs w:val="24"/>
        </w:rPr>
        <w:t xml:space="preserve">Sri Lanka for his </w:t>
      </w:r>
      <w:r w:rsidRPr="00287859">
        <w:rPr>
          <w:rFonts w:cs="Times New Roman"/>
          <w:szCs w:val="24"/>
        </w:rPr>
        <w:t xml:space="preserve">invaluable help during </w:t>
      </w:r>
      <w:r w:rsidR="00CF2AC4">
        <w:rPr>
          <w:rFonts w:cs="Times New Roman"/>
          <w:szCs w:val="24"/>
        </w:rPr>
        <w:t>my project period</w:t>
      </w:r>
      <w:r w:rsidRPr="00287859">
        <w:rPr>
          <w:rFonts w:cs="Times New Roman"/>
          <w:szCs w:val="24"/>
        </w:rPr>
        <w:t xml:space="preserve"> and </w:t>
      </w:r>
      <w:r>
        <w:rPr>
          <w:rFonts w:cs="Times New Roman"/>
          <w:szCs w:val="24"/>
        </w:rPr>
        <w:t>his</w:t>
      </w:r>
      <w:r w:rsidR="006E5AD7">
        <w:rPr>
          <w:rFonts w:cs="Times New Roman"/>
          <w:szCs w:val="24"/>
        </w:rPr>
        <w:t xml:space="preserve"> </w:t>
      </w:r>
      <w:r w:rsidR="00CF2AC4">
        <w:rPr>
          <w:rFonts w:cs="Times New Roman"/>
          <w:szCs w:val="24"/>
        </w:rPr>
        <w:t>industrial experience</w:t>
      </w:r>
      <w:r w:rsidR="007D3AB7">
        <w:rPr>
          <w:rFonts w:cs="Times New Roman"/>
          <w:szCs w:val="24"/>
        </w:rPr>
        <w:t xml:space="preserve"> brought </w:t>
      </w:r>
      <w:r w:rsidRPr="00287859">
        <w:rPr>
          <w:rFonts w:cs="Times New Roman"/>
          <w:szCs w:val="24"/>
        </w:rPr>
        <w:t xml:space="preserve">my </w:t>
      </w:r>
      <w:r>
        <w:rPr>
          <w:rFonts w:cs="Times New Roman"/>
          <w:szCs w:val="24"/>
        </w:rPr>
        <w:t>Project</w:t>
      </w:r>
      <w:r w:rsidR="007D3AB7">
        <w:rPr>
          <w:rFonts w:cs="Times New Roman"/>
          <w:szCs w:val="24"/>
        </w:rPr>
        <w:t xml:space="preserve"> to the success</w:t>
      </w:r>
      <w:r w:rsidRPr="00287859">
        <w:rPr>
          <w:rFonts w:cs="Times New Roman"/>
          <w:szCs w:val="24"/>
        </w:rPr>
        <w:t>.</w:t>
      </w:r>
    </w:p>
    <w:p w14:paraId="7EE72A78" w14:textId="58AAFB4B" w:rsidR="00413649" w:rsidRDefault="00EB45E5" w:rsidP="00EB45E5">
      <w:pPr>
        <w:rPr>
          <w:rFonts w:cs="ILPMAP+TimesNewRoman"/>
          <w:color w:val="000000"/>
          <w:szCs w:val="24"/>
        </w:rPr>
      </w:pPr>
      <w:r w:rsidRPr="007F6C60">
        <w:rPr>
          <w:rFonts w:cs="ILPMAP+TimesNewRoman"/>
          <w:color w:val="000000"/>
          <w:szCs w:val="24"/>
        </w:rPr>
        <w:t>I would also like to thank</w:t>
      </w:r>
      <w:r w:rsidR="00A900BD">
        <w:rPr>
          <w:rFonts w:cs="ILPMAP+TimesNewRoman"/>
          <w:color w:val="000000"/>
          <w:szCs w:val="24"/>
        </w:rPr>
        <w:t xml:space="preserve"> </w:t>
      </w:r>
      <w:r w:rsidR="006E5AD7">
        <w:rPr>
          <w:rFonts w:cs="ILPMAP+TimesNewRoman"/>
          <w:color w:val="000000"/>
          <w:szCs w:val="24"/>
        </w:rPr>
        <w:t>Mrs. Champika</w:t>
      </w:r>
      <w:r w:rsidR="00A900BD">
        <w:rPr>
          <w:rFonts w:cs="ILPMAP+TimesNewRoman"/>
          <w:color w:val="000000"/>
          <w:szCs w:val="24"/>
        </w:rPr>
        <w:t xml:space="preserve"> Megas</w:t>
      </w:r>
      <w:r w:rsidR="00B56A95">
        <w:rPr>
          <w:rFonts w:cs="ILPMAP+TimesNewRoman"/>
          <w:color w:val="000000"/>
          <w:szCs w:val="24"/>
        </w:rPr>
        <w:t>oo</w:t>
      </w:r>
      <w:r w:rsidR="00A900BD">
        <w:rPr>
          <w:rFonts w:cs="ILPMAP+TimesNewRoman"/>
          <w:color w:val="000000"/>
          <w:szCs w:val="24"/>
        </w:rPr>
        <w:t xml:space="preserve">riya, the Lecturer of Kandy Regional Center and </w:t>
      </w:r>
      <w:r w:rsidR="00A900BD" w:rsidRPr="007F6C60">
        <w:rPr>
          <w:rFonts w:cs="ILPMAP+TimesNewRoman"/>
          <w:color w:val="000000"/>
          <w:szCs w:val="24"/>
        </w:rPr>
        <w:t>all</w:t>
      </w:r>
      <w:r w:rsidR="007E11D6">
        <w:rPr>
          <w:rFonts w:cs="ILPMAP+TimesNewRoman"/>
          <w:color w:val="000000"/>
          <w:szCs w:val="24"/>
        </w:rPr>
        <w:t xml:space="preserve"> the academic staff </w:t>
      </w:r>
      <w:r w:rsidR="00A900BD">
        <w:rPr>
          <w:rFonts w:cs="ILPMAP+TimesNewRoman"/>
          <w:color w:val="000000"/>
          <w:szCs w:val="24"/>
        </w:rPr>
        <w:t xml:space="preserve">of the Open University </w:t>
      </w:r>
      <w:r w:rsidRPr="007F6C60">
        <w:rPr>
          <w:rFonts w:cs="ILPMAP+TimesNewRoman"/>
          <w:color w:val="000000"/>
          <w:szCs w:val="24"/>
        </w:rPr>
        <w:t>for giving me encouragement</w:t>
      </w:r>
      <w:r w:rsidR="007E11D6">
        <w:rPr>
          <w:rFonts w:cs="ILPMAP+TimesNewRoman"/>
          <w:color w:val="000000"/>
          <w:szCs w:val="24"/>
        </w:rPr>
        <w:t>.</w:t>
      </w:r>
      <w:r w:rsidR="006E5AD7">
        <w:rPr>
          <w:rFonts w:cs="ILPMAP+TimesNewRoman"/>
          <w:color w:val="000000"/>
          <w:szCs w:val="24"/>
        </w:rPr>
        <w:t xml:space="preserve"> </w:t>
      </w:r>
      <w:r w:rsidRPr="007F6C60">
        <w:rPr>
          <w:rFonts w:cs="ILPMAP+TimesNewRoman"/>
          <w:color w:val="000000"/>
          <w:szCs w:val="24"/>
        </w:rPr>
        <w:t xml:space="preserve">I could also not forget my </w:t>
      </w:r>
      <w:r w:rsidR="007E11D6">
        <w:rPr>
          <w:rFonts w:cs="ILPMAP+TimesNewRoman"/>
          <w:color w:val="000000"/>
          <w:szCs w:val="24"/>
        </w:rPr>
        <w:t xml:space="preserve">colleagues </w:t>
      </w:r>
      <w:r w:rsidRPr="007F6C60">
        <w:rPr>
          <w:rFonts w:cs="ILPMAP+TimesNewRoman"/>
          <w:color w:val="000000"/>
          <w:szCs w:val="24"/>
        </w:rPr>
        <w:t xml:space="preserve">always </w:t>
      </w:r>
      <w:r w:rsidR="007E11D6">
        <w:rPr>
          <w:rFonts w:cs="ILPMAP+TimesNewRoman"/>
          <w:color w:val="000000"/>
          <w:szCs w:val="24"/>
        </w:rPr>
        <w:t>support to</w:t>
      </w:r>
      <w:r w:rsidR="006E5AD7">
        <w:rPr>
          <w:rFonts w:cs="ILPMAP+TimesNewRoman"/>
          <w:color w:val="000000"/>
          <w:szCs w:val="24"/>
        </w:rPr>
        <w:t xml:space="preserve"> </w:t>
      </w:r>
      <w:r w:rsidR="00D12F48" w:rsidRPr="007F6C60">
        <w:rPr>
          <w:rFonts w:cs="ILPMAP+TimesNewRoman"/>
          <w:color w:val="000000"/>
          <w:szCs w:val="24"/>
        </w:rPr>
        <w:t>finish</w:t>
      </w:r>
      <w:r w:rsidRPr="007F6C60">
        <w:rPr>
          <w:rFonts w:cs="ILPMAP+TimesNewRoman"/>
          <w:color w:val="000000"/>
          <w:szCs w:val="24"/>
        </w:rPr>
        <w:t xml:space="preserve"> my project in a nice way.     </w:t>
      </w:r>
    </w:p>
    <w:p w14:paraId="055539AE" w14:textId="77777777" w:rsidR="00413649" w:rsidRDefault="00413649" w:rsidP="00EB45E5">
      <w:pPr>
        <w:rPr>
          <w:rFonts w:cs="ILPMAP+TimesNewRoman"/>
          <w:color w:val="000000"/>
          <w:szCs w:val="24"/>
        </w:rPr>
      </w:pPr>
    </w:p>
    <w:p w14:paraId="319273E5" w14:textId="77777777" w:rsidR="00413649" w:rsidRDefault="00413649" w:rsidP="00EB45E5">
      <w:pPr>
        <w:rPr>
          <w:rFonts w:cs="ILPMAP+TimesNewRoman"/>
          <w:color w:val="000000"/>
          <w:szCs w:val="24"/>
        </w:rPr>
      </w:pPr>
    </w:p>
    <w:p w14:paraId="5A74EE0F" w14:textId="77777777" w:rsidR="00413649" w:rsidRDefault="00413649" w:rsidP="00EB45E5">
      <w:pPr>
        <w:rPr>
          <w:rFonts w:cs="ILPMAP+TimesNewRoman"/>
          <w:color w:val="000000"/>
          <w:szCs w:val="24"/>
        </w:rPr>
      </w:pPr>
    </w:p>
    <w:p w14:paraId="52DD956E" w14:textId="77777777" w:rsidR="00413649" w:rsidRDefault="00413649" w:rsidP="00EB45E5">
      <w:pPr>
        <w:rPr>
          <w:rFonts w:cs="ILPMAP+TimesNewRoman"/>
          <w:color w:val="000000"/>
          <w:szCs w:val="24"/>
        </w:rPr>
      </w:pPr>
    </w:p>
    <w:p w14:paraId="19BA90F4" w14:textId="77777777" w:rsidR="00413649" w:rsidRDefault="00413649" w:rsidP="00EB45E5">
      <w:pPr>
        <w:rPr>
          <w:rFonts w:cs="ILPMAP+TimesNewRoman"/>
          <w:color w:val="000000"/>
          <w:szCs w:val="24"/>
        </w:rPr>
      </w:pPr>
    </w:p>
    <w:p w14:paraId="25579B03" w14:textId="77777777" w:rsidR="00413649" w:rsidRDefault="00413649" w:rsidP="00EB45E5">
      <w:pPr>
        <w:rPr>
          <w:rFonts w:cs="ILPMAP+TimesNewRoman"/>
          <w:color w:val="000000"/>
          <w:szCs w:val="24"/>
        </w:rPr>
      </w:pPr>
    </w:p>
    <w:p w14:paraId="2CE288AC" w14:textId="77777777" w:rsidR="00413649" w:rsidRDefault="00413649" w:rsidP="00EB45E5">
      <w:pPr>
        <w:rPr>
          <w:rFonts w:cs="ILPMAP+TimesNewRoman"/>
          <w:color w:val="000000"/>
          <w:szCs w:val="24"/>
        </w:rPr>
      </w:pPr>
    </w:p>
    <w:p w14:paraId="09A20C60" w14:textId="77777777" w:rsidR="00413649" w:rsidRDefault="00413649" w:rsidP="00EB45E5">
      <w:pPr>
        <w:rPr>
          <w:rFonts w:cs="ILPMAP+TimesNewRoman"/>
          <w:color w:val="000000"/>
          <w:szCs w:val="24"/>
        </w:rPr>
      </w:pPr>
    </w:p>
    <w:p w14:paraId="28C162D8" w14:textId="77777777" w:rsidR="00413649" w:rsidRDefault="00413649" w:rsidP="00EB45E5">
      <w:pPr>
        <w:rPr>
          <w:rFonts w:cs="ILPMAP+TimesNewRoman"/>
          <w:color w:val="000000"/>
          <w:szCs w:val="24"/>
        </w:rPr>
      </w:pPr>
    </w:p>
    <w:p w14:paraId="1DF9B324" w14:textId="77777777" w:rsidR="00413649" w:rsidRDefault="00413649" w:rsidP="00EB45E5">
      <w:pPr>
        <w:rPr>
          <w:rFonts w:cs="ILPMAP+TimesNewRoman"/>
          <w:color w:val="000000"/>
          <w:szCs w:val="24"/>
        </w:rPr>
      </w:pPr>
    </w:p>
    <w:p w14:paraId="0F5A282D" w14:textId="77777777" w:rsidR="00DB5891" w:rsidRDefault="00DB5891" w:rsidP="00EB45E5">
      <w:pPr>
        <w:rPr>
          <w:rFonts w:cs="ILPMAP+TimesNewRoman"/>
          <w:color w:val="000000"/>
          <w:szCs w:val="24"/>
        </w:rPr>
      </w:pPr>
    </w:p>
    <w:p w14:paraId="10C3ED63" w14:textId="77777777" w:rsidR="00F77D97" w:rsidRDefault="00F77D97" w:rsidP="00EB45E5">
      <w:pPr>
        <w:rPr>
          <w:rFonts w:cs="ILPMAP+TimesNewRoman"/>
          <w:color w:val="000000"/>
          <w:szCs w:val="24"/>
        </w:rPr>
      </w:pPr>
    </w:p>
    <w:p w14:paraId="4776BACB" w14:textId="77777777" w:rsidR="008B5998" w:rsidRPr="007F6C60" w:rsidRDefault="008B5998" w:rsidP="00EB45E5">
      <w:pPr>
        <w:rPr>
          <w:rFonts w:cs="ILPMAP+TimesNewRoman"/>
          <w:color w:val="000000"/>
          <w:szCs w:val="24"/>
        </w:rPr>
      </w:pPr>
    </w:p>
    <w:p w14:paraId="30E8D0B1" w14:textId="77777777" w:rsidR="00EB45E5" w:rsidRDefault="00EB45E5" w:rsidP="00EB45E5">
      <w:pPr>
        <w:spacing w:after="0" w:line="240" w:lineRule="auto"/>
        <w:jc w:val="center"/>
        <w:rPr>
          <w:rFonts w:cs="Times New Roman"/>
          <w:szCs w:val="24"/>
        </w:rPr>
      </w:pPr>
    </w:p>
    <w:p w14:paraId="6E9AF30F" w14:textId="77777777" w:rsidR="00EB45E5" w:rsidRPr="001D1231" w:rsidRDefault="00EB45E5" w:rsidP="00EB45E5">
      <w:pPr>
        <w:autoSpaceDE w:val="0"/>
        <w:autoSpaceDN w:val="0"/>
        <w:adjustRightInd w:val="0"/>
        <w:spacing w:after="0" w:line="240" w:lineRule="auto"/>
        <w:jc w:val="center"/>
        <w:rPr>
          <w:rFonts w:eastAsia="Calibri" w:cs="Times New Roman"/>
          <w:b/>
          <w:bCs/>
          <w:sz w:val="28"/>
          <w:szCs w:val="28"/>
        </w:rPr>
      </w:pPr>
      <w:r w:rsidRPr="001D1231">
        <w:rPr>
          <w:rFonts w:eastAsia="Calibri" w:cs="Times New Roman"/>
          <w:b/>
          <w:bCs/>
          <w:sz w:val="28"/>
          <w:szCs w:val="28"/>
        </w:rPr>
        <w:t>TABLE OF CONTENT</w:t>
      </w:r>
    </w:p>
    <w:p w14:paraId="385DA9A4" w14:textId="5910777D" w:rsidR="00B42B50" w:rsidRDefault="00981A4D">
      <w:pPr>
        <w:pStyle w:val="TOC1"/>
        <w:rPr>
          <w:rFonts w:asciiTheme="minorHAnsi" w:eastAsiaTheme="minorEastAsia" w:hAnsiTheme="minorHAnsi" w:cstheme="minorBidi"/>
          <w:noProof/>
          <w:sz w:val="22"/>
        </w:rPr>
      </w:pPr>
      <w:r>
        <w:rPr>
          <w:rFonts w:cs="Times New Roman"/>
          <w:b/>
          <w:bCs/>
          <w:w w:val="99"/>
          <w:szCs w:val="24"/>
        </w:rPr>
        <w:fldChar w:fldCharType="begin"/>
      </w:r>
      <w:r w:rsidR="00EB45E5">
        <w:rPr>
          <w:rFonts w:cs="Times New Roman"/>
          <w:b/>
          <w:bCs/>
          <w:w w:val="99"/>
          <w:szCs w:val="24"/>
        </w:rPr>
        <w:instrText xml:space="preserve"> TOC \o "1-3" \h \z \t "chapter,1" </w:instrText>
      </w:r>
      <w:r>
        <w:rPr>
          <w:rFonts w:cs="Times New Roman"/>
          <w:b/>
          <w:bCs/>
          <w:w w:val="99"/>
          <w:szCs w:val="24"/>
        </w:rPr>
        <w:fldChar w:fldCharType="separate"/>
      </w:r>
      <w:hyperlink w:anchor="_Toc57981323" w:history="1">
        <w:r w:rsidR="00B42B50" w:rsidRPr="00D74A2D">
          <w:rPr>
            <w:rStyle w:val="Hyperlink"/>
            <w:noProof/>
          </w:rPr>
          <w:t>Chapter 01</w:t>
        </w:r>
        <w:r w:rsidR="00B42B50">
          <w:rPr>
            <w:noProof/>
            <w:webHidden/>
          </w:rPr>
          <w:tab/>
        </w:r>
        <w:r w:rsidR="00B42B50">
          <w:rPr>
            <w:noProof/>
            <w:webHidden/>
          </w:rPr>
          <w:fldChar w:fldCharType="begin"/>
        </w:r>
        <w:r w:rsidR="00B42B50">
          <w:rPr>
            <w:noProof/>
            <w:webHidden/>
          </w:rPr>
          <w:instrText xml:space="preserve"> PAGEREF _Toc57981323 \h </w:instrText>
        </w:r>
        <w:r w:rsidR="00B42B50">
          <w:rPr>
            <w:noProof/>
            <w:webHidden/>
          </w:rPr>
        </w:r>
        <w:r w:rsidR="00B42B50">
          <w:rPr>
            <w:noProof/>
            <w:webHidden/>
          </w:rPr>
          <w:fldChar w:fldCharType="separate"/>
        </w:r>
        <w:r w:rsidR="00B42B50">
          <w:rPr>
            <w:noProof/>
            <w:webHidden/>
          </w:rPr>
          <w:t>1</w:t>
        </w:r>
        <w:r w:rsidR="00B42B50">
          <w:rPr>
            <w:noProof/>
            <w:webHidden/>
          </w:rPr>
          <w:fldChar w:fldCharType="end"/>
        </w:r>
      </w:hyperlink>
    </w:p>
    <w:p w14:paraId="7C41DBEE" w14:textId="40E0F348" w:rsidR="00B42B50" w:rsidRDefault="00B42B50">
      <w:pPr>
        <w:pStyle w:val="TOC1"/>
        <w:tabs>
          <w:tab w:val="left" w:pos="440"/>
        </w:tabs>
        <w:rPr>
          <w:rFonts w:asciiTheme="minorHAnsi" w:eastAsiaTheme="minorEastAsia" w:hAnsiTheme="minorHAnsi" w:cstheme="minorBidi"/>
          <w:noProof/>
          <w:sz w:val="22"/>
        </w:rPr>
      </w:pPr>
      <w:hyperlink w:anchor="_Toc57981324" w:history="1">
        <w:r w:rsidRPr="00D74A2D">
          <w:rPr>
            <w:rStyle w:val="Hyperlink"/>
            <w:noProof/>
            <w:w w:val="99"/>
            <w:lang w:bidi="ar-SA"/>
          </w:rPr>
          <w:t>1</w:t>
        </w:r>
        <w:r>
          <w:rPr>
            <w:rFonts w:asciiTheme="minorHAnsi" w:eastAsiaTheme="minorEastAsia" w:hAnsiTheme="minorHAnsi" w:cstheme="minorBidi"/>
            <w:noProof/>
            <w:sz w:val="22"/>
          </w:rPr>
          <w:tab/>
        </w:r>
        <w:r w:rsidRPr="00D74A2D">
          <w:rPr>
            <w:rStyle w:val="Hyperlink"/>
            <w:noProof/>
            <w:lang w:bidi="ar-SA"/>
          </w:rPr>
          <w:t>INTRODUCTION</w:t>
        </w:r>
        <w:r>
          <w:rPr>
            <w:noProof/>
            <w:webHidden/>
          </w:rPr>
          <w:tab/>
        </w:r>
        <w:r>
          <w:rPr>
            <w:noProof/>
            <w:webHidden/>
          </w:rPr>
          <w:fldChar w:fldCharType="begin"/>
        </w:r>
        <w:r>
          <w:rPr>
            <w:noProof/>
            <w:webHidden/>
          </w:rPr>
          <w:instrText xml:space="preserve"> PAGEREF _Toc57981324 \h </w:instrText>
        </w:r>
        <w:r>
          <w:rPr>
            <w:noProof/>
            <w:webHidden/>
          </w:rPr>
        </w:r>
        <w:r>
          <w:rPr>
            <w:noProof/>
            <w:webHidden/>
          </w:rPr>
          <w:fldChar w:fldCharType="separate"/>
        </w:r>
        <w:r>
          <w:rPr>
            <w:noProof/>
            <w:webHidden/>
          </w:rPr>
          <w:t>1</w:t>
        </w:r>
        <w:r>
          <w:rPr>
            <w:noProof/>
            <w:webHidden/>
          </w:rPr>
          <w:fldChar w:fldCharType="end"/>
        </w:r>
      </w:hyperlink>
    </w:p>
    <w:p w14:paraId="059F341F" w14:textId="3536BE24"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25" w:history="1">
        <w:r w:rsidRPr="00D74A2D">
          <w:rPr>
            <w:rStyle w:val="Hyperlink"/>
            <w:noProof/>
            <w:lang w:bidi="ar-SA"/>
          </w:rPr>
          <w:t>1.1</w:t>
        </w:r>
        <w:r>
          <w:rPr>
            <w:rFonts w:asciiTheme="minorHAnsi" w:eastAsiaTheme="minorEastAsia" w:hAnsiTheme="minorHAnsi" w:cstheme="minorBidi"/>
            <w:noProof/>
            <w:sz w:val="22"/>
          </w:rPr>
          <w:tab/>
        </w:r>
        <w:r w:rsidRPr="00D74A2D">
          <w:rPr>
            <w:rStyle w:val="Hyperlink"/>
            <w:noProof/>
            <w:lang w:bidi="ar-SA"/>
          </w:rPr>
          <w:t>Introduction</w:t>
        </w:r>
        <w:r>
          <w:rPr>
            <w:noProof/>
            <w:webHidden/>
          </w:rPr>
          <w:tab/>
        </w:r>
        <w:r>
          <w:rPr>
            <w:noProof/>
            <w:webHidden/>
          </w:rPr>
          <w:fldChar w:fldCharType="begin"/>
        </w:r>
        <w:r>
          <w:rPr>
            <w:noProof/>
            <w:webHidden/>
          </w:rPr>
          <w:instrText xml:space="preserve"> PAGEREF _Toc57981325 \h </w:instrText>
        </w:r>
        <w:r>
          <w:rPr>
            <w:noProof/>
            <w:webHidden/>
          </w:rPr>
        </w:r>
        <w:r>
          <w:rPr>
            <w:noProof/>
            <w:webHidden/>
          </w:rPr>
          <w:fldChar w:fldCharType="separate"/>
        </w:r>
        <w:r>
          <w:rPr>
            <w:noProof/>
            <w:webHidden/>
          </w:rPr>
          <w:t>1</w:t>
        </w:r>
        <w:r>
          <w:rPr>
            <w:noProof/>
            <w:webHidden/>
          </w:rPr>
          <w:fldChar w:fldCharType="end"/>
        </w:r>
      </w:hyperlink>
    </w:p>
    <w:p w14:paraId="479F4A13" w14:textId="2B91FA2C"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26" w:history="1">
        <w:r w:rsidRPr="00D74A2D">
          <w:rPr>
            <w:rStyle w:val="Hyperlink"/>
            <w:noProof/>
            <w:lang w:bidi="ar-SA"/>
          </w:rPr>
          <w:t>1.2</w:t>
        </w:r>
        <w:r>
          <w:rPr>
            <w:rFonts w:asciiTheme="minorHAnsi" w:eastAsiaTheme="minorEastAsia" w:hAnsiTheme="minorHAnsi" w:cstheme="minorBidi"/>
            <w:noProof/>
            <w:sz w:val="22"/>
          </w:rPr>
          <w:tab/>
        </w:r>
        <w:r w:rsidRPr="00D74A2D">
          <w:rPr>
            <w:rStyle w:val="Hyperlink"/>
            <w:noProof/>
            <w:lang w:bidi="ar-SA"/>
          </w:rPr>
          <w:t>Problem</w:t>
        </w:r>
        <w:r>
          <w:rPr>
            <w:noProof/>
            <w:webHidden/>
          </w:rPr>
          <w:tab/>
        </w:r>
        <w:r>
          <w:rPr>
            <w:noProof/>
            <w:webHidden/>
          </w:rPr>
          <w:fldChar w:fldCharType="begin"/>
        </w:r>
        <w:r>
          <w:rPr>
            <w:noProof/>
            <w:webHidden/>
          </w:rPr>
          <w:instrText xml:space="preserve"> PAGEREF _Toc57981326 \h </w:instrText>
        </w:r>
        <w:r>
          <w:rPr>
            <w:noProof/>
            <w:webHidden/>
          </w:rPr>
        </w:r>
        <w:r>
          <w:rPr>
            <w:noProof/>
            <w:webHidden/>
          </w:rPr>
          <w:fldChar w:fldCharType="separate"/>
        </w:r>
        <w:r>
          <w:rPr>
            <w:noProof/>
            <w:webHidden/>
          </w:rPr>
          <w:t>2</w:t>
        </w:r>
        <w:r>
          <w:rPr>
            <w:noProof/>
            <w:webHidden/>
          </w:rPr>
          <w:fldChar w:fldCharType="end"/>
        </w:r>
      </w:hyperlink>
    </w:p>
    <w:p w14:paraId="44E99950" w14:textId="0DCF2D04"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27" w:history="1">
        <w:r w:rsidRPr="00D74A2D">
          <w:rPr>
            <w:rStyle w:val="Hyperlink"/>
            <w:noProof/>
            <w:lang w:bidi="ar-SA"/>
          </w:rPr>
          <w:t>1.3</w:t>
        </w:r>
        <w:r>
          <w:rPr>
            <w:rFonts w:asciiTheme="minorHAnsi" w:eastAsiaTheme="minorEastAsia" w:hAnsiTheme="minorHAnsi" w:cstheme="minorBidi"/>
            <w:noProof/>
            <w:sz w:val="22"/>
          </w:rPr>
          <w:tab/>
        </w:r>
        <w:r w:rsidRPr="00D74A2D">
          <w:rPr>
            <w:rStyle w:val="Hyperlink"/>
            <w:noProof/>
            <w:lang w:bidi="ar-SA"/>
          </w:rPr>
          <w:t>Background and Motivation</w:t>
        </w:r>
        <w:r>
          <w:rPr>
            <w:noProof/>
            <w:webHidden/>
          </w:rPr>
          <w:tab/>
        </w:r>
        <w:r>
          <w:rPr>
            <w:noProof/>
            <w:webHidden/>
          </w:rPr>
          <w:fldChar w:fldCharType="begin"/>
        </w:r>
        <w:r>
          <w:rPr>
            <w:noProof/>
            <w:webHidden/>
          </w:rPr>
          <w:instrText xml:space="preserve"> PAGEREF _Toc57981327 \h </w:instrText>
        </w:r>
        <w:r>
          <w:rPr>
            <w:noProof/>
            <w:webHidden/>
          </w:rPr>
        </w:r>
        <w:r>
          <w:rPr>
            <w:noProof/>
            <w:webHidden/>
          </w:rPr>
          <w:fldChar w:fldCharType="separate"/>
        </w:r>
        <w:r>
          <w:rPr>
            <w:noProof/>
            <w:webHidden/>
          </w:rPr>
          <w:t>3</w:t>
        </w:r>
        <w:r>
          <w:rPr>
            <w:noProof/>
            <w:webHidden/>
          </w:rPr>
          <w:fldChar w:fldCharType="end"/>
        </w:r>
      </w:hyperlink>
    </w:p>
    <w:p w14:paraId="50AB66CE" w14:textId="2BB33EF8"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28" w:history="1">
        <w:r w:rsidRPr="00D74A2D">
          <w:rPr>
            <w:rStyle w:val="Hyperlink"/>
            <w:noProof/>
            <w:lang w:bidi="ar-SA"/>
          </w:rPr>
          <w:t>1.4</w:t>
        </w:r>
        <w:r>
          <w:rPr>
            <w:rFonts w:asciiTheme="minorHAnsi" w:eastAsiaTheme="minorEastAsia" w:hAnsiTheme="minorHAnsi" w:cstheme="minorBidi"/>
            <w:noProof/>
            <w:sz w:val="22"/>
          </w:rPr>
          <w:tab/>
        </w:r>
        <w:r w:rsidRPr="00D74A2D">
          <w:rPr>
            <w:rStyle w:val="Hyperlink"/>
            <w:noProof/>
            <w:lang w:bidi="ar-SA"/>
          </w:rPr>
          <w:t>Aim</w:t>
        </w:r>
        <w:r>
          <w:rPr>
            <w:noProof/>
            <w:webHidden/>
          </w:rPr>
          <w:tab/>
        </w:r>
        <w:r>
          <w:rPr>
            <w:noProof/>
            <w:webHidden/>
          </w:rPr>
          <w:fldChar w:fldCharType="begin"/>
        </w:r>
        <w:r>
          <w:rPr>
            <w:noProof/>
            <w:webHidden/>
          </w:rPr>
          <w:instrText xml:space="preserve"> PAGEREF _Toc57981328 \h </w:instrText>
        </w:r>
        <w:r>
          <w:rPr>
            <w:noProof/>
            <w:webHidden/>
          </w:rPr>
        </w:r>
        <w:r>
          <w:rPr>
            <w:noProof/>
            <w:webHidden/>
          </w:rPr>
          <w:fldChar w:fldCharType="separate"/>
        </w:r>
        <w:r>
          <w:rPr>
            <w:noProof/>
            <w:webHidden/>
          </w:rPr>
          <w:t>3</w:t>
        </w:r>
        <w:r>
          <w:rPr>
            <w:noProof/>
            <w:webHidden/>
          </w:rPr>
          <w:fldChar w:fldCharType="end"/>
        </w:r>
      </w:hyperlink>
    </w:p>
    <w:p w14:paraId="5A93D762" w14:textId="2724E976"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29" w:history="1">
        <w:r w:rsidRPr="00D74A2D">
          <w:rPr>
            <w:rStyle w:val="Hyperlink"/>
            <w:noProof/>
            <w:lang w:bidi="ar-SA"/>
          </w:rPr>
          <w:t>1.5</w:t>
        </w:r>
        <w:r>
          <w:rPr>
            <w:rFonts w:asciiTheme="minorHAnsi" w:eastAsiaTheme="minorEastAsia" w:hAnsiTheme="minorHAnsi" w:cstheme="minorBidi"/>
            <w:noProof/>
            <w:sz w:val="22"/>
          </w:rPr>
          <w:tab/>
        </w:r>
        <w:r w:rsidRPr="00D74A2D">
          <w:rPr>
            <w:rStyle w:val="Hyperlink"/>
            <w:noProof/>
            <w:lang w:bidi="ar-SA"/>
          </w:rPr>
          <w:t>Objectives</w:t>
        </w:r>
        <w:r>
          <w:rPr>
            <w:noProof/>
            <w:webHidden/>
          </w:rPr>
          <w:tab/>
        </w:r>
        <w:r>
          <w:rPr>
            <w:noProof/>
            <w:webHidden/>
          </w:rPr>
          <w:fldChar w:fldCharType="begin"/>
        </w:r>
        <w:r>
          <w:rPr>
            <w:noProof/>
            <w:webHidden/>
          </w:rPr>
          <w:instrText xml:space="preserve"> PAGEREF _Toc57981329 \h </w:instrText>
        </w:r>
        <w:r>
          <w:rPr>
            <w:noProof/>
            <w:webHidden/>
          </w:rPr>
        </w:r>
        <w:r>
          <w:rPr>
            <w:noProof/>
            <w:webHidden/>
          </w:rPr>
          <w:fldChar w:fldCharType="separate"/>
        </w:r>
        <w:r>
          <w:rPr>
            <w:noProof/>
            <w:webHidden/>
          </w:rPr>
          <w:t>3</w:t>
        </w:r>
        <w:r>
          <w:rPr>
            <w:noProof/>
            <w:webHidden/>
          </w:rPr>
          <w:fldChar w:fldCharType="end"/>
        </w:r>
      </w:hyperlink>
    </w:p>
    <w:p w14:paraId="74BAAFAD" w14:textId="3BFC2532"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30" w:history="1">
        <w:r w:rsidRPr="00D74A2D">
          <w:rPr>
            <w:rStyle w:val="Hyperlink"/>
            <w:noProof/>
            <w:lang w:bidi="ar-SA"/>
          </w:rPr>
          <w:t>1.6</w:t>
        </w:r>
        <w:r>
          <w:rPr>
            <w:rFonts w:asciiTheme="minorHAnsi" w:eastAsiaTheme="minorEastAsia" w:hAnsiTheme="minorHAnsi" w:cstheme="minorBidi"/>
            <w:noProof/>
            <w:sz w:val="22"/>
          </w:rPr>
          <w:tab/>
        </w:r>
        <w:r w:rsidRPr="00D74A2D">
          <w:rPr>
            <w:rStyle w:val="Hyperlink"/>
            <w:noProof/>
            <w:lang w:bidi="ar-SA"/>
          </w:rPr>
          <w:t>Chapter Breakdown</w:t>
        </w:r>
        <w:r>
          <w:rPr>
            <w:noProof/>
            <w:webHidden/>
          </w:rPr>
          <w:tab/>
        </w:r>
        <w:r>
          <w:rPr>
            <w:noProof/>
            <w:webHidden/>
          </w:rPr>
          <w:fldChar w:fldCharType="begin"/>
        </w:r>
        <w:r>
          <w:rPr>
            <w:noProof/>
            <w:webHidden/>
          </w:rPr>
          <w:instrText xml:space="preserve"> PAGEREF _Toc57981330 \h </w:instrText>
        </w:r>
        <w:r>
          <w:rPr>
            <w:noProof/>
            <w:webHidden/>
          </w:rPr>
        </w:r>
        <w:r>
          <w:rPr>
            <w:noProof/>
            <w:webHidden/>
          </w:rPr>
          <w:fldChar w:fldCharType="separate"/>
        </w:r>
        <w:r>
          <w:rPr>
            <w:noProof/>
            <w:webHidden/>
          </w:rPr>
          <w:t>4</w:t>
        </w:r>
        <w:r>
          <w:rPr>
            <w:noProof/>
            <w:webHidden/>
          </w:rPr>
          <w:fldChar w:fldCharType="end"/>
        </w:r>
      </w:hyperlink>
    </w:p>
    <w:p w14:paraId="38F28153" w14:textId="4F6F89F9"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31" w:history="1">
        <w:r w:rsidRPr="00D74A2D">
          <w:rPr>
            <w:rStyle w:val="Hyperlink"/>
            <w:noProof/>
            <w:w w:val="99"/>
          </w:rPr>
          <w:t>1.6.1</w:t>
        </w:r>
        <w:r>
          <w:rPr>
            <w:rFonts w:asciiTheme="minorHAnsi" w:eastAsiaTheme="minorEastAsia" w:hAnsiTheme="minorHAnsi" w:cstheme="minorBidi"/>
            <w:noProof/>
            <w:sz w:val="22"/>
          </w:rPr>
          <w:tab/>
        </w:r>
        <w:r w:rsidRPr="00D74A2D">
          <w:rPr>
            <w:rStyle w:val="Hyperlink"/>
            <w:noProof/>
          </w:rPr>
          <w:t>Introduction</w:t>
        </w:r>
        <w:r>
          <w:rPr>
            <w:noProof/>
            <w:webHidden/>
          </w:rPr>
          <w:tab/>
        </w:r>
        <w:r>
          <w:rPr>
            <w:noProof/>
            <w:webHidden/>
          </w:rPr>
          <w:fldChar w:fldCharType="begin"/>
        </w:r>
        <w:r>
          <w:rPr>
            <w:noProof/>
            <w:webHidden/>
          </w:rPr>
          <w:instrText xml:space="preserve"> PAGEREF _Toc57981331 \h </w:instrText>
        </w:r>
        <w:r>
          <w:rPr>
            <w:noProof/>
            <w:webHidden/>
          </w:rPr>
        </w:r>
        <w:r>
          <w:rPr>
            <w:noProof/>
            <w:webHidden/>
          </w:rPr>
          <w:fldChar w:fldCharType="separate"/>
        </w:r>
        <w:r>
          <w:rPr>
            <w:noProof/>
            <w:webHidden/>
          </w:rPr>
          <w:t>4</w:t>
        </w:r>
        <w:r>
          <w:rPr>
            <w:noProof/>
            <w:webHidden/>
          </w:rPr>
          <w:fldChar w:fldCharType="end"/>
        </w:r>
      </w:hyperlink>
    </w:p>
    <w:p w14:paraId="4A582232" w14:textId="5F52D210"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32" w:history="1">
        <w:r w:rsidRPr="00D74A2D">
          <w:rPr>
            <w:rStyle w:val="Hyperlink"/>
            <w:noProof/>
            <w:w w:val="99"/>
          </w:rPr>
          <w:t>1.6.2</w:t>
        </w:r>
        <w:r>
          <w:rPr>
            <w:rFonts w:asciiTheme="minorHAnsi" w:eastAsiaTheme="minorEastAsia" w:hAnsiTheme="minorHAnsi" w:cstheme="minorBidi"/>
            <w:noProof/>
            <w:sz w:val="22"/>
          </w:rPr>
          <w:tab/>
        </w:r>
        <w:r w:rsidRPr="00D74A2D">
          <w:rPr>
            <w:rStyle w:val="Hyperlink"/>
            <w:noProof/>
          </w:rPr>
          <w:t>System Analysis</w:t>
        </w:r>
        <w:r>
          <w:rPr>
            <w:noProof/>
            <w:webHidden/>
          </w:rPr>
          <w:tab/>
        </w:r>
        <w:r>
          <w:rPr>
            <w:noProof/>
            <w:webHidden/>
          </w:rPr>
          <w:fldChar w:fldCharType="begin"/>
        </w:r>
        <w:r>
          <w:rPr>
            <w:noProof/>
            <w:webHidden/>
          </w:rPr>
          <w:instrText xml:space="preserve"> PAGEREF _Toc57981332 \h </w:instrText>
        </w:r>
        <w:r>
          <w:rPr>
            <w:noProof/>
            <w:webHidden/>
          </w:rPr>
        </w:r>
        <w:r>
          <w:rPr>
            <w:noProof/>
            <w:webHidden/>
          </w:rPr>
          <w:fldChar w:fldCharType="separate"/>
        </w:r>
        <w:r>
          <w:rPr>
            <w:noProof/>
            <w:webHidden/>
          </w:rPr>
          <w:t>4</w:t>
        </w:r>
        <w:r>
          <w:rPr>
            <w:noProof/>
            <w:webHidden/>
          </w:rPr>
          <w:fldChar w:fldCharType="end"/>
        </w:r>
      </w:hyperlink>
    </w:p>
    <w:p w14:paraId="3224B839" w14:textId="43827D10"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33" w:history="1">
        <w:r w:rsidRPr="00D74A2D">
          <w:rPr>
            <w:rStyle w:val="Hyperlink"/>
            <w:noProof/>
            <w:w w:val="99"/>
          </w:rPr>
          <w:t>1.6.3</w:t>
        </w:r>
        <w:r>
          <w:rPr>
            <w:rFonts w:asciiTheme="minorHAnsi" w:eastAsiaTheme="minorEastAsia" w:hAnsiTheme="minorHAnsi" w:cstheme="minorBidi"/>
            <w:noProof/>
            <w:sz w:val="22"/>
          </w:rPr>
          <w:tab/>
        </w:r>
        <w:r w:rsidRPr="00D74A2D">
          <w:rPr>
            <w:rStyle w:val="Hyperlink"/>
            <w:noProof/>
          </w:rPr>
          <w:t>System Design</w:t>
        </w:r>
        <w:r>
          <w:rPr>
            <w:noProof/>
            <w:webHidden/>
          </w:rPr>
          <w:tab/>
        </w:r>
        <w:r>
          <w:rPr>
            <w:noProof/>
            <w:webHidden/>
          </w:rPr>
          <w:fldChar w:fldCharType="begin"/>
        </w:r>
        <w:r>
          <w:rPr>
            <w:noProof/>
            <w:webHidden/>
          </w:rPr>
          <w:instrText xml:space="preserve"> PAGEREF _Toc57981333 \h </w:instrText>
        </w:r>
        <w:r>
          <w:rPr>
            <w:noProof/>
            <w:webHidden/>
          </w:rPr>
        </w:r>
        <w:r>
          <w:rPr>
            <w:noProof/>
            <w:webHidden/>
          </w:rPr>
          <w:fldChar w:fldCharType="separate"/>
        </w:r>
        <w:r>
          <w:rPr>
            <w:noProof/>
            <w:webHidden/>
          </w:rPr>
          <w:t>4</w:t>
        </w:r>
        <w:r>
          <w:rPr>
            <w:noProof/>
            <w:webHidden/>
          </w:rPr>
          <w:fldChar w:fldCharType="end"/>
        </w:r>
      </w:hyperlink>
    </w:p>
    <w:p w14:paraId="45BC374D" w14:textId="38E78F2A"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34" w:history="1">
        <w:r w:rsidRPr="00D74A2D">
          <w:rPr>
            <w:rStyle w:val="Hyperlink"/>
            <w:noProof/>
            <w:w w:val="99"/>
          </w:rPr>
          <w:t>1.6.4</w:t>
        </w:r>
        <w:r>
          <w:rPr>
            <w:rFonts w:asciiTheme="minorHAnsi" w:eastAsiaTheme="minorEastAsia" w:hAnsiTheme="minorHAnsi" w:cstheme="minorBidi"/>
            <w:noProof/>
            <w:sz w:val="22"/>
          </w:rPr>
          <w:tab/>
        </w:r>
        <w:r w:rsidRPr="00D74A2D">
          <w:rPr>
            <w:rStyle w:val="Hyperlink"/>
            <w:noProof/>
          </w:rPr>
          <w:t>System Development</w:t>
        </w:r>
        <w:r>
          <w:rPr>
            <w:noProof/>
            <w:webHidden/>
          </w:rPr>
          <w:tab/>
        </w:r>
        <w:r>
          <w:rPr>
            <w:noProof/>
            <w:webHidden/>
          </w:rPr>
          <w:fldChar w:fldCharType="begin"/>
        </w:r>
        <w:r>
          <w:rPr>
            <w:noProof/>
            <w:webHidden/>
          </w:rPr>
          <w:instrText xml:space="preserve"> PAGEREF _Toc57981334 \h </w:instrText>
        </w:r>
        <w:r>
          <w:rPr>
            <w:noProof/>
            <w:webHidden/>
          </w:rPr>
        </w:r>
        <w:r>
          <w:rPr>
            <w:noProof/>
            <w:webHidden/>
          </w:rPr>
          <w:fldChar w:fldCharType="separate"/>
        </w:r>
        <w:r>
          <w:rPr>
            <w:noProof/>
            <w:webHidden/>
          </w:rPr>
          <w:t>4</w:t>
        </w:r>
        <w:r>
          <w:rPr>
            <w:noProof/>
            <w:webHidden/>
          </w:rPr>
          <w:fldChar w:fldCharType="end"/>
        </w:r>
      </w:hyperlink>
    </w:p>
    <w:p w14:paraId="60A26195" w14:textId="64A3ABE4"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35" w:history="1">
        <w:r w:rsidRPr="00D74A2D">
          <w:rPr>
            <w:rStyle w:val="Hyperlink"/>
            <w:noProof/>
            <w:w w:val="99"/>
          </w:rPr>
          <w:t>1.6.5</w:t>
        </w:r>
        <w:r>
          <w:rPr>
            <w:rFonts w:asciiTheme="minorHAnsi" w:eastAsiaTheme="minorEastAsia" w:hAnsiTheme="minorHAnsi" w:cstheme="minorBidi"/>
            <w:noProof/>
            <w:sz w:val="22"/>
          </w:rPr>
          <w:tab/>
        </w:r>
        <w:r w:rsidRPr="00D74A2D">
          <w:rPr>
            <w:rStyle w:val="Hyperlink"/>
            <w:noProof/>
          </w:rPr>
          <w:t>Conclusion and further development</w:t>
        </w:r>
        <w:r>
          <w:rPr>
            <w:noProof/>
            <w:webHidden/>
          </w:rPr>
          <w:tab/>
        </w:r>
        <w:r>
          <w:rPr>
            <w:noProof/>
            <w:webHidden/>
          </w:rPr>
          <w:fldChar w:fldCharType="begin"/>
        </w:r>
        <w:r>
          <w:rPr>
            <w:noProof/>
            <w:webHidden/>
          </w:rPr>
          <w:instrText xml:space="preserve"> PAGEREF _Toc57981335 \h </w:instrText>
        </w:r>
        <w:r>
          <w:rPr>
            <w:noProof/>
            <w:webHidden/>
          </w:rPr>
        </w:r>
        <w:r>
          <w:rPr>
            <w:noProof/>
            <w:webHidden/>
          </w:rPr>
          <w:fldChar w:fldCharType="separate"/>
        </w:r>
        <w:r>
          <w:rPr>
            <w:noProof/>
            <w:webHidden/>
          </w:rPr>
          <w:t>4</w:t>
        </w:r>
        <w:r>
          <w:rPr>
            <w:noProof/>
            <w:webHidden/>
          </w:rPr>
          <w:fldChar w:fldCharType="end"/>
        </w:r>
      </w:hyperlink>
    </w:p>
    <w:p w14:paraId="50867E73" w14:textId="4352C921"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36" w:history="1">
        <w:r w:rsidRPr="00D74A2D">
          <w:rPr>
            <w:rStyle w:val="Hyperlink"/>
            <w:noProof/>
            <w:w w:val="99"/>
          </w:rPr>
          <w:t>1.6.6</w:t>
        </w:r>
        <w:r>
          <w:rPr>
            <w:rFonts w:asciiTheme="minorHAnsi" w:eastAsiaTheme="minorEastAsia" w:hAnsiTheme="minorHAnsi" w:cstheme="minorBidi"/>
            <w:noProof/>
            <w:sz w:val="22"/>
          </w:rPr>
          <w:tab/>
        </w:r>
        <w:r w:rsidRPr="00D74A2D">
          <w:rPr>
            <w:rStyle w:val="Hyperlink"/>
            <w:noProof/>
          </w:rPr>
          <w:t>Reference</w:t>
        </w:r>
        <w:r>
          <w:rPr>
            <w:noProof/>
            <w:webHidden/>
          </w:rPr>
          <w:tab/>
        </w:r>
        <w:r>
          <w:rPr>
            <w:noProof/>
            <w:webHidden/>
          </w:rPr>
          <w:fldChar w:fldCharType="begin"/>
        </w:r>
        <w:r>
          <w:rPr>
            <w:noProof/>
            <w:webHidden/>
          </w:rPr>
          <w:instrText xml:space="preserve"> PAGEREF _Toc57981336 \h </w:instrText>
        </w:r>
        <w:r>
          <w:rPr>
            <w:noProof/>
            <w:webHidden/>
          </w:rPr>
        </w:r>
        <w:r>
          <w:rPr>
            <w:noProof/>
            <w:webHidden/>
          </w:rPr>
          <w:fldChar w:fldCharType="separate"/>
        </w:r>
        <w:r>
          <w:rPr>
            <w:noProof/>
            <w:webHidden/>
          </w:rPr>
          <w:t>4</w:t>
        </w:r>
        <w:r>
          <w:rPr>
            <w:noProof/>
            <w:webHidden/>
          </w:rPr>
          <w:fldChar w:fldCharType="end"/>
        </w:r>
      </w:hyperlink>
    </w:p>
    <w:p w14:paraId="52ADDC24" w14:textId="621D4862" w:rsidR="00B42B50" w:rsidRDefault="00B42B50">
      <w:pPr>
        <w:pStyle w:val="TOC1"/>
        <w:rPr>
          <w:rFonts w:asciiTheme="minorHAnsi" w:eastAsiaTheme="minorEastAsia" w:hAnsiTheme="minorHAnsi" w:cstheme="minorBidi"/>
          <w:noProof/>
          <w:sz w:val="22"/>
        </w:rPr>
      </w:pPr>
      <w:hyperlink w:anchor="_Toc57981337" w:history="1">
        <w:r w:rsidRPr="00D74A2D">
          <w:rPr>
            <w:rStyle w:val="Hyperlink"/>
            <w:noProof/>
          </w:rPr>
          <w:t>Chapter 02</w:t>
        </w:r>
        <w:r>
          <w:rPr>
            <w:noProof/>
            <w:webHidden/>
          </w:rPr>
          <w:tab/>
        </w:r>
        <w:r>
          <w:rPr>
            <w:noProof/>
            <w:webHidden/>
          </w:rPr>
          <w:fldChar w:fldCharType="begin"/>
        </w:r>
        <w:r>
          <w:rPr>
            <w:noProof/>
            <w:webHidden/>
          </w:rPr>
          <w:instrText xml:space="preserve"> PAGEREF _Toc57981337 \h </w:instrText>
        </w:r>
        <w:r>
          <w:rPr>
            <w:noProof/>
            <w:webHidden/>
          </w:rPr>
        </w:r>
        <w:r>
          <w:rPr>
            <w:noProof/>
            <w:webHidden/>
          </w:rPr>
          <w:fldChar w:fldCharType="separate"/>
        </w:r>
        <w:r>
          <w:rPr>
            <w:noProof/>
            <w:webHidden/>
          </w:rPr>
          <w:t>5</w:t>
        </w:r>
        <w:r>
          <w:rPr>
            <w:noProof/>
            <w:webHidden/>
          </w:rPr>
          <w:fldChar w:fldCharType="end"/>
        </w:r>
      </w:hyperlink>
    </w:p>
    <w:p w14:paraId="72E32D2A" w14:textId="5F36E585" w:rsidR="00B42B50" w:rsidRDefault="00B42B50">
      <w:pPr>
        <w:pStyle w:val="TOC1"/>
        <w:tabs>
          <w:tab w:val="left" w:pos="440"/>
        </w:tabs>
        <w:rPr>
          <w:rFonts w:asciiTheme="minorHAnsi" w:eastAsiaTheme="minorEastAsia" w:hAnsiTheme="minorHAnsi" w:cstheme="minorBidi"/>
          <w:noProof/>
          <w:sz w:val="22"/>
        </w:rPr>
      </w:pPr>
      <w:hyperlink w:anchor="_Toc57981338" w:history="1">
        <w:r w:rsidRPr="00D74A2D">
          <w:rPr>
            <w:rStyle w:val="Hyperlink"/>
            <w:noProof/>
            <w:w w:val="99"/>
            <w:lang w:bidi="ar-SA"/>
          </w:rPr>
          <w:t>2</w:t>
        </w:r>
        <w:r>
          <w:rPr>
            <w:rFonts w:asciiTheme="minorHAnsi" w:eastAsiaTheme="minorEastAsia" w:hAnsiTheme="minorHAnsi" w:cstheme="minorBidi"/>
            <w:noProof/>
            <w:sz w:val="22"/>
          </w:rPr>
          <w:tab/>
        </w:r>
        <w:r w:rsidRPr="00D74A2D">
          <w:rPr>
            <w:rStyle w:val="Hyperlink"/>
            <w:noProof/>
            <w:lang w:bidi="ar-SA"/>
          </w:rPr>
          <w:t>CURRENT SYSTEM ANALYSIS</w:t>
        </w:r>
        <w:r>
          <w:rPr>
            <w:noProof/>
            <w:webHidden/>
          </w:rPr>
          <w:tab/>
        </w:r>
        <w:r>
          <w:rPr>
            <w:noProof/>
            <w:webHidden/>
          </w:rPr>
          <w:fldChar w:fldCharType="begin"/>
        </w:r>
        <w:r>
          <w:rPr>
            <w:noProof/>
            <w:webHidden/>
          </w:rPr>
          <w:instrText xml:space="preserve"> PAGEREF _Toc57981338 \h </w:instrText>
        </w:r>
        <w:r>
          <w:rPr>
            <w:noProof/>
            <w:webHidden/>
          </w:rPr>
        </w:r>
        <w:r>
          <w:rPr>
            <w:noProof/>
            <w:webHidden/>
          </w:rPr>
          <w:fldChar w:fldCharType="separate"/>
        </w:r>
        <w:r>
          <w:rPr>
            <w:noProof/>
            <w:webHidden/>
          </w:rPr>
          <w:t>5</w:t>
        </w:r>
        <w:r>
          <w:rPr>
            <w:noProof/>
            <w:webHidden/>
          </w:rPr>
          <w:fldChar w:fldCharType="end"/>
        </w:r>
      </w:hyperlink>
    </w:p>
    <w:p w14:paraId="1048872B" w14:textId="33CC4F80"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39" w:history="1">
        <w:r w:rsidRPr="00D74A2D">
          <w:rPr>
            <w:rStyle w:val="Hyperlink"/>
            <w:noProof/>
            <w:w w:val="99"/>
            <w:lang w:bidi="ar-SA"/>
          </w:rPr>
          <w:t>2.1</w:t>
        </w:r>
        <w:r>
          <w:rPr>
            <w:rFonts w:asciiTheme="minorHAnsi" w:eastAsiaTheme="minorEastAsia" w:hAnsiTheme="minorHAnsi" w:cstheme="minorBidi"/>
            <w:noProof/>
            <w:sz w:val="22"/>
          </w:rPr>
          <w:tab/>
        </w:r>
        <w:r w:rsidRPr="00D74A2D">
          <w:rPr>
            <w:rStyle w:val="Hyperlink"/>
            <w:noProof/>
            <w:w w:val="99"/>
            <w:lang w:bidi="ar-SA"/>
          </w:rPr>
          <w:t>Introduction</w:t>
        </w:r>
        <w:r>
          <w:rPr>
            <w:noProof/>
            <w:webHidden/>
          </w:rPr>
          <w:tab/>
        </w:r>
        <w:r>
          <w:rPr>
            <w:noProof/>
            <w:webHidden/>
          </w:rPr>
          <w:fldChar w:fldCharType="begin"/>
        </w:r>
        <w:r>
          <w:rPr>
            <w:noProof/>
            <w:webHidden/>
          </w:rPr>
          <w:instrText xml:space="preserve"> PAGEREF _Toc57981339 \h </w:instrText>
        </w:r>
        <w:r>
          <w:rPr>
            <w:noProof/>
            <w:webHidden/>
          </w:rPr>
        </w:r>
        <w:r>
          <w:rPr>
            <w:noProof/>
            <w:webHidden/>
          </w:rPr>
          <w:fldChar w:fldCharType="separate"/>
        </w:r>
        <w:r>
          <w:rPr>
            <w:noProof/>
            <w:webHidden/>
          </w:rPr>
          <w:t>5</w:t>
        </w:r>
        <w:r>
          <w:rPr>
            <w:noProof/>
            <w:webHidden/>
          </w:rPr>
          <w:fldChar w:fldCharType="end"/>
        </w:r>
      </w:hyperlink>
    </w:p>
    <w:p w14:paraId="4976271B" w14:textId="32CE6E59"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0" w:history="1">
        <w:r w:rsidRPr="00D74A2D">
          <w:rPr>
            <w:rStyle w:val="Hyperlink"/>
            <w:noProof/>
            <w:lang w:bidi="ar-SA"/>
          </w:rPr>
          <w:t>2.2</w:t>
        </w:r>
        <w:r>
          <w:rPr>
            <w:rFonts w:asciiTheme="minorHAnsi" w:eastAsiaTheme="minorEastAsia" w:hAnsiTheme="minorHAnsi" w:cstheme="minorBidi"/>
            <w:noProof/>
            <w:sz w:val="22"/>
          </w:rPr>
          <w:tab/>
        </w:r>
        <w:r w:rsidRPr="00D74A2D">
          <w:rPr>
            <w:rStyle w:val="Hyperlink"/>
            <w:noProof/>
            <w:lang w:bidi="ar-SA"/>
          </w:rPr>
          <w:t>Collect Requirements</w:t>
        </w:r>
        <w:r>
          <w:rPr>
            <w:noProof/>
            <w:webHidden/>
          </w:rPr>
          <w:tab/>
        </w:r>
        <w:r>
          <w:rPr>
            <w:noProof/>
            <w:webHidden/>
          </w:rPr>
          <w:fldChar w:fldCharType="begin"/>
        </w:r>
        <w:r>
          <w:rPr>
            <w:noProof/>
            <w:webHidden/>
          </w:rPr>
          <w:instrText xml:space="preserve"> PAGEREF _Toc57981340 \h </w:instrText>
        </w:r>
        <w:r>
          <w:rPr>
            <w:noProof/>
            <w:webHidden/>
          </w:rPr>
        </w:r>
        <w:r>
          <w:rPr>
            <w:noProof/>
            <w:webHidden/>
          </w:rPr>
          <w:fldChar w:fldCharType="separate"/>
        </w:r>
        <w:r>
          <w:rPr>
            <w:noProof/>
            <w:webHidden/>
          </w:rPr>
          <w:t>5</w:t>
        </w:r>
        <w:r>
          <w:rPr>
            <w:noProof/>
            <w:webHidden/>
          </w:rPr>
          <w:fldChar w:fldCharType="end"/>
        </w:r>
      </w:hyperlink>
    </w:p>
    <w:p w14:paraId="54C71046" w14:textId="3CF15404"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1" w:history="1">
        <w:r w:rsidRPr="00D74A2D">
          <w:rPr>
            <w:rStyle w:val="Hyperlink"/>
            <w:noProof/>
            <w:lang w:bidi="ar-SA"/>
          </w:rPr>
          <w:t>2.3</w:t>
        </w:r>
        <w:r>
          <w:rPr>
            <w:rFonts w:asciiTheme="minorHAnsi" w:eastAsiaTheme="minorEastAsia" w:hAnsiTheme="minorHAnsi" w:cstheme="minorBidi"/>
            <w:noProof/>
            <w:sz w:val="22"/>
          </w:rPr>
          <w:tab/>
        </w:r>
        <w:r w:rsidRPr="00D74A2D">
          <w:rPr>
            <w:rStyle w:val="Hyperlink"/>
            <w:noProof/>
            <w:lang w:bidi="ar-SA"/>
          </w:rPr>
          <w:t>Use case of the manual System</w:t>
        </w:r>
        <w:r>
          <w:rPr>
            <w:noProof/>
            <w:webHidden/>
          </w:rPr>
          <w:tab/>
        </w:r>
        <w:r>
          <w:rPr>
            <w:noProof/>
            <w:webHidden/>
          </w:rPr>
          <w:fldChar w:fldCharType="begin"/>
        </w:r>
        <w:r>
          <w:rPr>
            <w:noProof/>
            <w:webHidden/>
          </w:rPr>
          <w:instrText xml:space="preserve"> PAGEREF _Toc57981341 \h </w:instrText>
        </w:r>
        <w:r>
          <w:rPr>
            <w:noProof/>
            <w:webHidden/>
          </w:rPr>
        </w:r>
        <w:r>
          <w:rPr>
            <w:noProof/>
            <w:webHidden/>
          </w:rPr>
          <w:fldChar w:fldCharType="separate"/>
        </w:r>
        <w:r>
          <w:rPr>
            <w:noProof/>
            <w:webHidden/>
          </w:rPr>
          <w:t>5</w:t>
        </w:r>
        <w:r>
          <w:rPr>
            <w:noProof/>
            <w:webHidden/>
          </w:rPr>
          <w:fldChar w:fldCharType="end"/>
        </w:r>
      </w:hyperlink>
    </w:p>
    <w:p w14:paraId="73C8229F" w14:textId="4B2AB1EE"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2" w:history="1">
        <w:r w:rsidRPr="00D74A2D">
          <w:rPr>
            <w:rStyle w:val="Hyperlink"/>
            <w:noProof/>
            <w:lang w:bidi="ar-SA"/>
          </w:rPr>
          <w:t>2.4</w:t>
        </w:r>
        <w:r>
          <w:rPr>
            <w:rFonts w:asciiTheme="minorHAnsi" w:eastAsiaTheme="minorEastAsia" w:hAnsiTheme="minorHAnsi" w:cstheme="minorBidi"/>
            <w:noProof/>
            <w:sz w:val="22"/>
          </w:rPr>
          <w:tab/>
        </w:r>
        <w:r w:rsidRPr="00D74A2D">
          <w:rPr>
            <w:rStyle w:val="Hyperlink"/>
            <w:noProof/>
            <w:lang w:bidi="ar-SA"/>
          </w:rPr>
          <w:t>Use case Catalogue</w:t>
        </w:r>
        <w:r>
          <w:rPr>
            <w:noProof/>
            <w:webHidden/>
          </w:rPr>
          <w:tab/>
        </w:r>
        <w:r>
          <w:rPr>
            <w:noProof/>
            <w:webHidden/>
          </w:rPr>
          <w:fldChar w:fldCharType="begin"/>
        </w:r>
        <w:r>
          <w:rPr>
            <w:noProof/>
            <w:webHidden/>
          </w:rPr>
          <w:instrText xml:space="preserve"> PAGEREF _Toc57981342 \h </w:instrText>
        </w:r>
        <w:r>
          <w:rPr>
            <w:noProof/>
            <w:webHidden/>
          </w:rPr>
        </w:r>
        <w:r>
          <w:rPr>
            <w:noProof/>
            <w:webHidden/>
          </w:rPr>
          <w:fldChar w:fldCharType="separate"/>
        </w:r>
        <w:r>
          <w:rPr>
            <w:noProof/>
            <w:webHidden/>
          </w:rPr>
          <w:t>6</w:t>
        </w:r>
        <w:r>
          <w:rPr>
            <w:noProof/>
            <w:webHidden/>
          </w:rPr>
          <w:fldChar w:fldCharType="end"/>
        </w:r>
      </w:hyperlink>
    </w:p>
    <w:p w14:paraId="5FE51BC1" w14:textId="5DFA4497"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3" w:history="1">
        <w:r w:rsidRPr="00D74A2D">
          <w:rPr>
            <w:rStyle w:val="Hyperlink"/>
            <w:noProof/>
            <w:lang w:bidi="ar-SA"/>
          </w:rPr>
          <w:t>2.5</w:t>
        </w:r>
        <w:r>
          <w:rPr>
            <w:rFonts w:asciiTheme="minorHAnsi" w:eastAsiaTheme="minorEastAsia" w:hAnsiTheme="minorHAnsi" w:cstheme="minorBidi"/>
            <w:noProof/>
            <w:sz w:val="22"/>
          </w:rPr>
          <w:tab/>
        </w:r>
        <w:r w:rsidRPr="00D74A2D">
          <w:rPr>
            <w:rStyle w:val="Hyperlink"/>
            <w:noProof/>
            <w:lang w:bidi="ar-SA"/>
          </w:rPr>
          <w:t>User Requirements</w:t>
        </w:r>
        <w:r>
          <w:rPr>
            <w:noProof/>
            <w:webHidden/>
          </w:rPr>
          <w:tab/>
        </w:r>
        <w:r>
          <w:rPr>
            <w:noProof/>
            <w:webHidden/>
          </w:rPr>
          <w:fldChar w:fldCharType="begin"/>
        </w:r>
        <w:r>
          <w:rPr>
            <w:noProof/>
            <w:webHidden/>
          </w:rPr>
          <w:instrText xml:space="preserve"> PAGEREF _Toc57981343 \h </w:instrText>
        </w:r>
        <w:r>
          <w:rPr>
            <w:noProof/>
            <w:webHidden/>
          </w:rPr>
        </w:r>
        <w:r>
          <w:rPr>
            <w:noProof/>
            <w:webHidden/>
          </w:rPr>
          <w:fldChar w:fldCharType="separate"/>
        </w:r>
        <w:r>
          <w:rPr>
            <w:noProof/>
            <w:webHidden/>
          </w:rPr>
          <w:t>9</w:t>
        </w:r>
        <w:r>
          <w:rPr>
            <w:noProof/>
            <w:webHidden/>
          </w:rPr>
          <w:fldChar w:fldCharType="end"/>
        </w:r>
      </w:hyperlink>
    </w:p>
    <w:p w14:paraId="7366ADD3" w14:textId="6ACACB73"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4" w:history="1">
        <w:r w:rsidRPr="00D74A2D">
          <w:rPr>
            <w:rStyle w:val="Hyperlink"/>
            <w:noProof/>
            <w:lang w:bidi="ar-SA"/>
          </w:rPr>
          <w:t>2.6</w:t>
        </w:r>
        <w:r>
          <w:rPr>
            <w:rFonts w:asciiTheme="minorHAnsi" w:eastAsiaTheme="minorEastAsia" w:hAnsiTheme="minorHAnsi" w:cstheme="minorBidi"/>
            <w:noProof/>
            <w:sz w:val="22"/>
          </w:rPr>
          <w:tab/>
        </w:r>
        <w:r w:rsidRPr="00D74A2D">
          <w:rPr>
            <w:rStyle w:val="Hyperlink"/>
            <w:noProof/>
            <w:lang w:bidi="ar-SA"/>
          </w:rPr>
          <w:t>Summary</w:t>
        </w:r>
        <w:r>
          <w:rPr>
            <w:noProof/>
            <w:webHidden/>
          </w:rPr>
          <w:tab/>
        </w:r>
        <w:r>
          <w:rPr>
            <w:noProof/>
            <w:webHidden/>
          </w:rPr>
          <w:fldChar w:fldCharType="begin"/>
        </w:r>
        <w:r>
          <w:rPr>
            <w:noProof/>
            <w:webHidden/>
          </w:rPr>
          <w:instrText xml:space="preserve"> PAGEREF _Toc57981344 \h </w:instrText>
        </w:r>
        <w:r>
          <w:rPr>
            <w:noProof/>
            <w:webHidden/>
          </w:rPr>
        </w:r>
        <w:r>
          <w:rPr>
            <w:noProof/>
            <w:webHidden/>
          </w:rPr>
          <w:fldChar w:fldCharType="separate"/>
        </w:r>
        <w:r>
          <w:rPr>
            <w:noProof/>
            <w:webHidden/>
          </w:rPr>
          <w:t>10</w:t>
        </w:r>
        <w:r>
          <w:rPr>
            <w:noProof/>
            <w:webHidden/>
          </w:rPr>
          <w:fldChar w:fldCharType="end"/>
        </w:r>
      </w:hyperlink>
    </w:p>
    <w:p w14:paraId="45277B60" w14:textId="14A8574A" w:rsidR="00B42B50" w:rsidRDefault="00B42B50">
      <w:pPr>
        <w:pStyle w:val="TOC1"/>
        <w:rPr>
          <w:rFonts w:asciiTheme="minorHAnsi" w:eastAsiaTheme="minorEastAsia" w:hAnsiTheme="minorHAnsi" w:cstheme="minorBidi"/>
          <w:noProof/>
          <w:sz w:val="22"/>
        </w:rPr>
      </w:pPr>
      <w:hyperlink w:anchor="_Toc57981345" w:history="1">
        <w:r w:rsidRPr="00D74A2D">
          <w:rPr>
            <w:rStyle w:val="Hyperlink"/>
            <w:noProof/>
          </w:rPr>
          <w:t>Chapter 03</w:t>
        </w:r>
        <w:r>
          <w:rPr>
            <w:noProof/>
            <w:webHidden/>
          </w:rPr>
          <w:tab/>
        </w:r>
        <w:r>
          <w:rPr>
            <w:noProof/>
            <w:webHidden/>
          </w:rPr>
          <w:fldChar w:fldCharType="begin"/>
        </w:r>
        <w:r>
          <w:rPr>
            <w:noProof/>
            <w:webHidden/>
          </w:rPr>
          <w:instrText xml:space="preserve"> PAGEREF _Toc57981345 \h </w:instrText>
        </w:r>
        <w:r>
          <w:rPr>
            <w:noProof/>
            <w:webHidden/>
          </w:rPr>
        </w:r>
        <w:r>
          <w:rPr>
            <w:noProof/>
            <w:webHidden/>
          </w:rPr>
          <w:fldChar w:fldCharType="separate"/>
        </w:r>
        <w:r>
          <w:rPr>
            <w:noProof/>
            <w:webHidden/>
          </w:rPr>
          <w:t>11</w:t>
        </w:r>
        <w:r>
          <w:rPr>
            <w:noProof/>
            <w:webHidden/>
          </w:rPr>
          <w:fldChar w:fldCharType="end"/>
        </w:r>
      </w:hyperlink>
    </w:p>
    <w:p w14:paraId="16B4F84E" w14:textId="5F8CF721" w:rsidR="00B42B50" w:rsidRDefault="00B42B50">
      <w:pPr>
        <w:pStyle w:val="TOC1"/>
        <w:tabs>
          <w:tab w:val="left" w:pos="440"/>
        </w:tabs>
        <w:rPr>
          <w:rFonts w:asciiTheme="minorHAnsi" w:eastAsiaTheme="minorEastAsia" w:hAnsiTheme="minorHAnsi" w:cstheme="minorBidi"/>
          <w:noProof/>
          <w:sz w:val="22"/>
        </w:rPr>
      </w:pPr>
      <w:hyperlink w:anchor="_Toc57981346" w:history="1">
        <w:r w:rsidRPr="00D74A2D">
          <w:rPr>
            <w:rStyle w:val="Hyperlink"/>
            <w:noProof/>
            <w:w w:val="99"/>
            <w:lang w:bidi="ar-SA"/>
          </w:rPr>
          <w:t>3</w:t>
        </w:r>
        <w:r>
          <w:rPr>
            <w:rFonts w:asciiTheme="minorHAnsi" w:eastAsiaTheme="minorEastAsia" w:hAnsiTheme="minorHAnsi" w:cstheme="minorBidi"/>
            <w:noProof/>
            <w:sz w:val="22"/>
          </w:rPr>
          <w:tab/>
        </w:r>
        <w:r w:rsidRPr="00D74A2D">
          <w:rPr>
            <w:rStyle w:val="Hyperlink"/>
            <w:noProof/>
            <w:lang w:bidi="ar-SA"/>
          </w:rPr>
          <w:t>SYSTEM DESIGN</w:t>
        </w:r>
        <w:r>
          <w:rPr>
            <w:noProof/>
            <w:webHidden/>
          </w:rPr>
          <w:tab/>
        </w:r>
        <w:r>
          <w:rPr>
            <w:noProof/>
            <w:webHidden/>
          </w:rPr>
          <w:fldChar w:fldCharType="begin"/>
        </w:r>
        <w:r>
          <w:rPr>
            <w:noProof/>
            <w:webHidden/>
          </w:rPr>
          <w:instrText xml:space="preserve"> PAGEREF _Toc57981346 \h </w:instrText>
        </w:r>
        <w:r>
          <w:rPr>
            <w:noProof/>
            <w:webHidden/>
          </w:rPr>
        </w:r>
        <w:r>
          <w:rPr>
            <w:noProof/>
            <w:webHidden/>
          </w:rPr>
          <w:fldChar w:fldCharType="separate"/>
        </w:r>
        <w:r>
          <w:rPr>
            <w:noProof/>
            <w:webHidden/>
          </w:rPr>
          <w:t>11</w:t>
        </w:r>
        <w:r>
          <w:rPr>
            <w:noProof/>
            <w:webHidden/>
          </w:rPr>
          <w:fldChar w:fldCharType="end"/>
        </w:r>
      </w:hyperlink>
    </w:p>
    <w:p w14:paraId="37A6876D" w14:textId="138DDAB1"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7" w:history="1">
        <w:r w:rsidRPr="00D74A2D">
          <w:rPr>
            <w:rStyle w:val="Hyperlink"/>
            <w:noProof/>
            <w:lang w:bidi="ar-SA"/>
          </w:rPr>
          <w:t>3.1</w:t>
        </w:r>
        <w:r>
          <w:rPr>
            <w:rFonts w:asciiTheme="minorHAnsi" w:eastAsiaTheme="minorEastAsia" w:hAnsiTheme="minorHAnsi" w:cstheme="minorBidi"/>
            <w:noProof/>
            <w:sz w:val="22"/>
          </w:rPr>
          <w:tab/>
        </w:r>
        <w:r w:rsidRPr="00D74A2D">
          <w:rPr>
            <w:rStyle w:val="Hyperlink"/>
            <w:noProof/>
            <w:lang w:bidi="ar-SA"/>
          </w:rPr>
          <w:t>Introduction</w:t>
        </w:r>
        <w:r>
          <w:rPr>
            <w:noProof/>
            <w:webHidden/>
          </w:rPr>
          <w:tab/>
        </w:r>
        <w:r>
          <w:rPr>
            <w:noProof/>
            <w:webHidden/>
          </w:rPr>
          <w:fldChar w:fldCharType="begin"/>
        </w:r>
        <w:r>
          <w:rPr>
            <w:noProof/>
            <w:webHidden/>
          </w:rPr>
          <w:instrText xml:space="preserve"> PAGEREF _Toc57981347 \h </w:instrText>
        </w:r>
        <w:r>
          <w:rPr>
            <w:noProof/>
            <w:webHidden/>
          </w:rPr>
        </w:r>
        <w:r>
          <w:rPr>
            <w:noProof/>
            <w:webHidden/>
          </w:rPr>
          <w:fldChar w:fldCharType="separate"/>
        </w:r>
        <w:r>
          <w:rPr>
            <w:noProof/>
            <w:webHidden/>
          </w:rPr>
          <w:t>11</w:t>
        </w:r>
        <w:r>
          <w:rPr>
            <w:noProof/>
            <w:webHidden/>
          </w:rPr>
          <w:fldChar w:fldCharType="end"/>
        </w:r>
      </w:hyperlink>
    </w:p>
    <w:p w14:paraId="0AA63831" w14:textId="53F6CF53"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8" w:history="1">
        <w:r w:rsidRPr="00D74A2D">
          <w:rPr>
            <w:rStyle w:val="Hyperlink"/>
            <w:noProof/>
            <w:lang w:bidi="ar-SA"/>
          </w:rPr>
          <w:t>3.2</w:t>
        </w:r>
        <w:r>
          <w:rPr>
            <w:rFonts w:asciiTheme="minorHAnsi" w:eastAsiaTheme="minorEastAsia" w:hAnsiTheme="minorHAnsi" w:cstheme="minorBidi"/>
            <w:noProof/>
            <w:sz w:val="22"/>
          </w:rPr>
          <w:tab/>
        </w:r>
        <w:r w:rsidRPr="00D74A2D">
          <w:rPr>
            <w:rStyle w:val="Hyperlink"/>
            <w:noProof/>
            <w:lang w:bidi="ar-SA"/>
          </w:rPr>
          <w:t>Literature Survey</w:t>
        </w:r>
        <w:r>
          <w:rPr>
            <w:noProof/>
            <w:webHidden/>
          </w:rPr>
          <w:tab/>
        </w:r>
        <w:r>
          <w:rPr>
            <w:noProof/>
            <w:webHidden/>
          </w:rPr>
          <w:fldChar w:fldCharType="begin"/>
        </w:r>
        <w:r>
          <w:rPr>
            <w:noProof/>
            <w:webHidden/>
          </w:rPr>
          <w:instrText xml:space="preserve"> PAGEREF _Toc57981348 \h </w:instrText>
        </w:r>
        <w:r>
          <w:rPr>
            <w:noProof/>
            <w:webHidden/>
          </w:rPr>
        </w:r>
        <w:r>
          <w:rPr>
            <w:noProof/>
            <w:webHidden/>
          </w:rPr>
          <w:fldChar w:fldCharType="separate"/>
        </w:r>
        <w:r>
          <w:rPr>
            <w:noProof/>
            <w:webHidden/>
          </w:rPr>
          <w:t>11</w:t>
        </w:r>
        <w:r>
          <w:rPr>
            <w:noProof/>
            <w:webHidden/>
          </w:rPr>
          <w:fldChar w:fldCharType="end"/>
        </w:r>
      </w:hyperlink>
    </w:p>
    <w:p w14:paraId="25C6703E" w14:textId="242591AF"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49" w:history="1">
        <w:r w:rsidRPr="00D74A2D">
          <w:rPr>
            <w:rStyle w:val="Hyperlink"/>
            <w:noProof/>
            <w:lang w:bidi="ar-SA"/>
          </w:rPr>
          <w:t>3.3</w:t>
        </w:r>
        <w:r>
          <w:rPr>
            <w:rFonts w:asciiTheme="minorHAnsi" w:eastAsiaTheme="minorEastAsia" w:hAnsiTheme="minorHAnsi" w:cstheme="minorBidi"/>
            <w:noProof/>
            <w:sz w:val="22"/>
          </w:rPr>
          <w:tab/>
        </w:r>
        <w:r w:rsidRPr="00D74A2D">
          <w:rPr>
            <w:rStyle w:val="Hyperlink"/>
            <w:noProof/>
            <w:lang w:bidi="ar-SA"/>
          </w:rPr>
          <w:t>System Architecture of the proposed System</w:t>
        </w:r>
        <w:r>
          <w:rPr>
            <w:noProof/>
            <w:webHidden/>
          </w:rPr>
          <w:tab/>
        </w:r>
        <w:r>
          <w:rPr>
            <w:noProof/>
            <w:webHidden/>
          </w:rPr>
          <w:fldChar w:fldCharType="begin"/>
        </w:r>
        <w:r>
          <w:rPr>
            <w:noProof/>
            <w:webHidden/>
          </w:rPr>
          <w:instrText xml:space="preserve"> PAGEREF _Toc57981349 \h </w:instrText>
        </w:r>
        <w:r>
          <w:rPr>
            <w:noProof/>
            <w:webHidden/>
          </w:rPr>
        </w:r>
        <w:r>
          <w:rPr>
            <w:noProof/>
            <w:webHidden/>
          </w:rPr>
          <w:fldChar w:fldCharType="separate"/>
        </w:r>
        <w:r>
          <w:rPr>
            <w:noProof/>
            <w:webHidden/>
          </w:rPr>
          <w:t>13</w:t>
        </w:r>
        <w:r>
          <w:rPr>
            <w:noProof/>
            <w:webHidden/>
          </w:rPr>
          <w:fldChar w:fldCharType="end"/>
        </w:r>
      </w:hyperlink>
    </w:p>
    <w:p w14:paraId="48CCB617" w14:textId="286C647B"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0" w:history="1">
        <w:r w:rsidRPr="00D74A2D">
          <w:rPr>
            <w:rStyle w:val="Hyperlink"/>
            <w:noProof/>
            <w:lang w:bidi="ar-SA"/>
          </w:rPr>
          <w:t>3.4</w:t>
        </w:r>
        <w:r>
          <w:rPr>
            <w:rFonts w:asciiTheme="minorHAnsi" w:eastAsiaTheme="minorEastAsia" w:hAnsiTheme="minorHAnsi" w:cstheme="minorBidi"/>
            <w:noProof/>
            <w:sz w:val="22"/>
          </w:rPr>
          <w:tab/>
        </w:r>
        <w:r w:rsidRPr="00D74A2D">
          <w:rPr>
            <w:rStyle w:val="Hyperlink"/>
            <w:noProof/>
            <w:lang w:bidi="ar-SA"/>
          </w:rPr>
          <w:t>Software requirement specification</w:t>
        </w:r>
        <w:r>
          <w:rPr>
            <w:noProof/>
            <w:webHidden/>
          </w:rPr>
          <w:tab/>
        </w:r>
        <w:r>
          <w:rPr>
            <w:noProof/>
            <w:webHidden/>
          </w:rPr>
          <w:fldChar w:fldCharType="begin"/>
        </w:r>
        <w:r>
          <w:rPr>
            <w:noProof/>
            <w:webHidden/>
          </w:rPr>
          <w:instrText xml:space="preserve"> PAGEREF _Toc57981350 \h </w:instrText>
        </w:r>
        <w:r>
          <w:rPr>
            <w:noProof/>
            <w:webHidden/>
          </w:rPr>
        </w:r>
        <w:r>
          <w:rPr>
            <w:noProof/>
            <w:webHidden/>
          </w:rPr>
          <w:fldChar w:fldCharType="separate"/>
        </w:r>
        <w:r>
          <w:rPr>
            <w:noProof/>
            <w:webHidden/>
          </w:rPr>
          <w:t>13</w:t>
        </w:r>
        <w:r>
          <w:rPr>
            <w:noProof/>
            <w:webHidden/>
          </w:rPr>
          <w:fldChar w:fldCharType="end"/>
        </w:r>
      </w:hyperlink>
    </w:p>
    <w:p w14:paraId="707279B4" w14:textId="1C7B457F"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1" w:history="1">
        <w:r w:rsidRPr="00D74A2D">
          <w:rPr>
            <w:rStyle w:val="Hyperlink"/>
            <w:noProof/>
            <w:lang w:bidi="ar-SA"/>
          </w:rPr>
          <w:t>3.5</w:t>
        </w:r>
        <w:r>
          <w:rPr>
            <w:rFonts w:asciiTheme="minorHAnsi" w:eastAsiaTheme="minorEastAsia" w:hAnsiTheme="minorHAnsi" w:cstheme="minorBidi"/>
            <w:noProof/>
            <w:sz w:val="22"/>
          </w:rPr>
          <w:tab/>
        </w:r>
        <w:r w:rsidRPr="00D74A2D">
          <w:rPr>
            <w:rStyle w:val="Hyperlink"/>
            <w:noProof/>
            <w:lang w:bidi="ar-SA"/>
          </w:rPr>
          <w:t>Functional requirements</w:t>
        </w:r>
        <w:r>
          <w:rPr>
            <w:noProof/>
            <w:webHidden/>
          </w:rPr>
          <w:tab/>
        </w:r>
        <w:r>
          <w:rPr>
            <w:noProof/>
            <w:webHidden/>
          </w:rPr>
          <w:fldChar w:fldCharType="begin"/>
        </w:r>
        <w:r>
          <w:rPr>
            <w:noProof/>
            <w:webHidden/>
          </w:rPr>
          <w:instrText xml:space="preserve"> PAGEREF _Toc57981351 \h </w:instrText>
        </w:r>
        <w:r>
          <w:rPr>
            <w:noProof/>
            <w:webHidden/>
          </w:rPr>
        </w:r>
        <w:r>
          <w:rPr>
            <w:noProof/>
            <w:webHidden/>
          </w:rPr>
          <w:fldChar w:fldCharType="separate"/>
        </w:r>
        <w:r>
          <w:rPr>
            <w:noProof/>
            <w:webHidden/>
          </w:rPr>
          <w:t>13</w:t>
        </w:r>
        <w:r>
          <w:rPr>
            <w:noProof/>
            <w:webHidden/>
          </w:rPr>
          <w:fldChar w:fldCharType="end"/>
        </w:r>
      </w:hyperlink>
    </w:p>
    <w:p w14:paraId="72B3D710" w14:textId="12FBF3A1"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2" w:history="1">
        <w:r w:rsidRPr="00D74A2D">
          <w:rPr>
            <w:rStyle w:val="Hyperlink"/>
            <w:noProof/>
            <w:lang w:bidi="ar-SA"/>
          </w:rPr>
          <w:t>3.6</w:t>
        </w:r>
        <w:r>
          <w:rPr>
            <w:rFonts w:asciiTheme="minorHAnsi" w:eastAsiaTheme="minorEastAsia" w:hAnsiTheme="minorHAnsi" w:cstheme="minorBidi"/>
            <w:noProof/>
            <w:sz w:val="22"/>
          </w:rPr>
          <w:tab/>
        </w:r>
        <w:r w:rsidRPr="00D74A2D">
          <w:rPr>
            <w:rStyle w:val="Hyperlink"/>
            <w:noProof/>
            <w:lang w:bidi="ar-SA"/>
          </w:rPr>
          <w:t>Non-functional requirements</w:t>
        </w:r>
        <w:r>
          <w:rPr>
            <w:noProof/>
            <w:webHidden/>
          </w:rPr>
          <w:tab/>
        </w:r>
        <w:r>
          <w:rPr>
            <w:noProof/>
            <w:webHidden/>
          </w:rPr>
          <w:fldChar w:fldCharType="begin"/>
        </w:r>
        <w:r>
          <w:rPr>
            <w:noProof/>
            <w:webHidden/>
          </w:rPr>
          <w:instrText xml:space="preserve"> PAGEREF _Toc57981352 \h </w:instrText>
        </w:r>
        <w:r>
          <w:rPr>
            <w:noProof/>
            <w:webHidden/>
          </w:rPr>
        </w:r>
        <w:r>
          <w:rPr>
            <w:noProof/>
            <w:webHidden/>
          </w:rPr>
          <w:fldChar w:fldCharType="separate"/>
        </w:r>
        <w:r>
          <w:rPr>
            <w:noProof/>
            <w:webHidden/>
          </w:rPr>
          <w:t>14</w:t>
        </w:r>
        <w:r>
          <w:rPr>
            <w:noProof/>
            <w:webHidden/>
          </w:rPr>
          <w:fldChar w:fldCharType="end"/>
        </w:r>
      </w:hyperlink>
    </w:p>
    <w:p w14:paraId="784E7792" w14:textId="21BFB637"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3" w:history="1">
        <w:r w:rsidRPr="00D74A2D">
          <w:rPr>
            <w:rStyle w:val="Hyperlink"/>
            <w:noProof/>
            <w:lang w:bidi="ar-SA"/>
          </w:rPr>
          <w:t>3.7</w:t>
        </w:r>
        <w:r>
          <w:rPr>
            <w:rFonts w:asciiTheme="minorHAnsi" w:eastAsiaTheme="minorEastAsia" w:hAnsiTheme="minorHAnsi" w:cstheme="minorBidi"/>
            <w:noProof/>
            <w:sz w:val="22"/>
          </w:rPr>
          <w:tab/>
        </w:r>
        <w:r w:rsidRPr="00D74A2D">
          <w:rPr>
            <w:rStyle w:val="Hyperlink"/>
            <w:noProof/>
            <w:lang w:bidi="ar-SA"/>
          </w:rPr>
          <w:t>Use Case</w:t>
        </w:r>
        <w:r>
          <w:rPr>
            <w:noProof/>
            <w:webHidden/>
          </w:rPr>
          <w:tab/>
        </w:r>
        <w:r>
          <w:rPr>
            <w:noProof/>
            <w:webHidden/>
          </w:rPr>
          <w:fldChar w:fldCharType="begin"/>
        </w:r>
        <w:r>
          <w:rPr>
            <w:noProof/>
            <w:webHidden/>
          </w:rPr>
          <w:instrText xml:space="preserve"> PAGEREF _Toc57981353 \h </w:instrText>
        </w:r>
        <w:r>
          <w:rPr>
            <w:noProof/>
            <w:webHidden/>
          </w:rPr>
        </w:r>
        <w:r>
          <w:rPr>
            <w:noProof/>
            <w:webHidden/>
          </w:rPr>
          <w:fldChar w:fldCharType="separate"/>
        </w:r>
        <w:r>
          <w:rPr>
            <w:noProof/>
            <w:webHidden/>
          </w:rPr>
          <w:t>14</w:t>
        </w:r>
        <w:r>
          <w:rPr>
            <w:noProof/>
            <w:webHidden/>
          </w:rPr>
          <w:fldChar w:fldCharType="end"/>
        </w:r>
      </w:hyperlink>
    </w:p>
    <w:p w14:paraId="754E187E" w14:textId="3DD94E7A"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54" w:history="1">
        <w:r w:rsidRPr="00D74A2D">
          <w:rPr>
            <w:rStyle w:val="Hyperlink"/>
            <w:noProof/>
            <w:w w:val="99"/>
          </w:rPr>
          <w:t>3.7.1</w:t>
        </w:r>
        <w:r>
          <w:rPr>
            <w:rFonts w:asciiTheme="minorHAnsi" w:eastAsiaTheme="minorEastAsia" w:hAnsiTheme="minorHAnsi" w:cstheme="minorBidi"/>
            <w:noProof/>
            <w:sz w:val="22"/>
          </w:rPr>
          <w:tab/>
        </w:r>
        <w:r w:rsidRPr="00D74A2D">
          <w:rPr>
            <w:rStyle w:val="Hyperlink"/>
            <w:noProof/>
          </w:rPr>
          <w:t>Actors</w:t>
        </w:r>
        <w:r>
          <w:rPr>
            <w:noProof/>
            <w:webHidden/>
          </w:rPr>
          <w:tab/>
        </w:r>
        <w:r>
          <w:rPr>
            <w:noProof/>
            <w:webHidden/>
          </w:rPr>
          <w:fldChar w:fldCharType="begin"/>
        </w:r>
        <w:r>
          <w:rPr>
            <w:noProof/>
            <w:webHidden/>
          </w:rPr>
          <w:instrText xml:space="preserve"> PAGEREF _Toc57981354 \h </w:instrText>
        </w:r>
        <w:r>
          <w:rPr>
            <w:noProof/>
            <w:webHidden/>
          </w:rPr>
        </w:r>
        <w:r>
          <w:rPr>
            <w:noProof/>
            <w:webHidden/>
          </w:rPr>
          <w:fldChar w:fldCharType="separate"/>
        </w:r>
        <w:r>
          <w:rPr>
            <w:noProof/>
            <w:webHidden/>
          </w:rPr>
          <w:t>15</w:t>
        </w:r>
        <w:r>
          <w:rPr>
            <w:noProof/>
            <w:webHidden/>
          </w:rPr>
          <w:fldChar w:fldCharType="end"/>
        </w:r>
      </w:hyperlink>
    </w:p>
    <w:p w14:paraId="500E8EBC" w14:textId="6AD634B0"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55" w:history="1">
        <w:r w:rsidRPr="00D74A2D">
          <w:rPr>
            <w:rStyle w:val="Hyperlink"/>
            <w:noProof/>
            <w:w w:val="99"/>
          </w:rPr>
          <w:t>3.7.2</w:t>
        </w:r>
        <w:r>
          <w:rPr>
            <w:rFonts w:asciiTheme="minorHAnsi" w:eastAsiaTheme="minorEastAsia" w:hAnsiTheme="minorHAnsi" w:cstheme="minorBidi"/>
            <w:noProof/>
            <w:sz w:val="22"/>
          </w:rPr>
          <w:tab/>
        </w:r>
        <w:r w:rsidRPr="00D74A2D">
          <w:rPr>
            <w:rStyle w:val="Hyperlink"/>
            <w:noProof/>
          </w:rPr>
          <w:t>Use case narratives</w:t>
        </w:r>
        <w:r>
          <w:rPr>
            <w:noProof/>
            <w:webHidden/>
          </w:rPr>
          <w:tab/>
        </w:r>
        <w:r>
          <w:rPr>
            <w:noProof/>
            <w:webHidden/>
          </w:rPr>
          <w:fldChar w:fldCharType="begin"/>
        </w:r>
        <w:r>
          <w:rPr>
            <w:noProof/>
            <w:webHidden/>
          </w:rPr>
          <w:instrText xml:space="preserve"> PAGEREF _Toc57981355 \h </w:instrText>
        </w:r>
        <w:r>
          <w:rPr>
            <w:noProof/>
            <w:webHidden/>
          </w:rPr>
        </w:r>
        <w:r>
          <w:rPr>
            <w:noProof/>
            <w:webHidden/>
          </w:rPr>
          <w:fldChar w:fldCharType="separate"/>
        </w:r>
        <w:r>
          <w:rPr>
            <w:noProof/>
            <w:webHidden/>
          </w:rPr>
          <w:t>15</w:t>
        </w:r>
        <w:r>
          <w:rPr>
            <w:noProof/>
            <w:webHidden/>
          </w:rPr>
          <w:fldChar w:fldCharType="end"/>
        </w:r>
      </w:hyperlink>
    </w:p>
    <w:p w14:paraId="5986B0F7" w14:textId="51E5664D"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56" w:history="1">
        <w:r w:rsidRPr="00D74A2D">
          <w:rPr>
            <w:rStyle w:val="Hyperlink"/>
            <w:noProof/>
            <w:w w:val="99"/>
          </w:rPr>
          <w:t>3.7.3</w:t>
        </w:r>
        <w:r>
          <w:rPr>
            <w:rFonts w:asciiTheme="minorHAnsi" w:eastAsiaTheme="minorEastAsia" w:hAnsiTheme="minorHAnsi" w:cstheme="minorBidi"/>
            <w:noProof/>
            <w:sz w:val="22"/>
          </w:rPr>
          <w:tab/>
        </w:r>
        <w:r w:rsidRPr="00D74A2D">
          <w:rPr>
            <w:rStyle w:val="Hyperlink"/>
            <w:noProof/>
          </w:rPr>
          <w:t>Use case Catalogue</w:t>
        </w:r>
        <w:r>
          <w:rPr>
            <w:noProof/>
            <w:webHidden/>
          </w:rPr>
          <w:tab/>
        </w:r>
        <w:r>
          <w:rPr>
            <w:noProof/>
            <w:webHidden/>
          </w:rPr>
          <w:fldChar w:fldCharType="begin"/>
        </w:r>
        <w:r>
          <w:rPr>
            <w:noProof/>
            <w:webHidden/>
          </w:rPr>
          <w:instrText xml:space="preserve"> PAGEREF _Toc57981356 \h </w:instrText>
        </w:r>
        <w:r>
          <w:rPr>
            <w:noProof/>
            <w:webHidden/>
          </w:rPr>
        </w:r>
        <w:r>
          <w:rPr>
            <w:noProof/>
            <w:webHidden/>
          </w:rPr>
          <w:fldChar w:fldCharType="separate"/>
        </w:r>
        <w:r>
          <w:rPr>
            <w:noProof/>
            <w:webHidden/>
          </w:rPr>
          <w:t>15</w:t>
        </w:r>
        <w:r>
          <w:rPr>
            <w:noProof/>
            <w:webHidden/>
          </w:rPr>
          <w:fldChar w:fldCharType="end"/>
        </w:r>
      </w:hyperlink>
    </w:p>
    <w:p w14:paraId="1F3FD870" w14:textId="274FB02F"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7" w:history="1">
        <w:r w:rsidRPr="00D74A2D">
          <w:rPr>
            <w:rStyle w:val="Hyperlink"/>
            <w:noProof/>
            <w:lang w:bidi="ar-SA"/>
          </w:rPr>
          <w:t>3.8</w:t>
        </w:r>
        <w:r>
          <w:rPr>
            <w:rFonts w:asciiTheme="minorHAnsi" w:eastAsiaTheme="minorEastAsia" w:hAnsiTheme="minorHAnsi" w:cstheme="minorBidi"/>
            <w:noProof/>
            <w:sz w:val="22"/>
          </w:rPr>
          <w:tab/>
        </w:r>
        <w:r w:rsidRPr="00D74A2D">
          <w:rPr>
            <w:rStyle w:val="Hyperlink"/>
            <w:noProof/>
            <w:lang w:bidi="ar-SA"/>
          </w:rPr>
          <w:t>Class Diagrams</w:t>
        </w:r>
        <w:r>
          <w:rPr>
            <w:noProof/>
            <w:webHidden/>
          </w:rPr>
          <w:tab/>
        </w:r>
        <w:r>
          <w:rPr>
            <w:noProof/>
            <w:webHidden/>
          </w:rPr>
          <w:fldChar w:fldCharType="begin"/>
        </w:r>
        <w:r>
          <w:rPr>
            <w:noProof/>
            <w:webHidden/>
          </w:rPr>
          <w:instrText xml:space="preserve"> PAGEREF _Toc57981357 \h </w:instrText>
        </w:r>
        <w:r>
          <w:rPr>
            <w:noProof/>
            <w:webHidden/>
          </w:rPr>
        </w:r>
        <w:r>
          <w:rPr>
            <w:noProof/>
            <w:webHidden/>
          </w:rPr>
          <w:fldChar w:fldCharType="separate"/>
        </w:r>
        <w:r>
          <w:rPr>
            <w:noProof/>
            <w:webHidden/>
          </w:rPr>
          <w:t>22</w:t>
        </w:r>
        <w:r>
          <w:rPr>
            <w:noProof/>
            <w:webHidden/>
          </w:rPr>
          <w:fldChar w:fldCharType="end"/>
        </w:r>
      </w:hyperlink>
    </w:p>
    <w:p w14:paraId="6F5EF8F5" w14:textId="10F9F1FF"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8" w:history="1">
        <w:r w:rsidRPr="00D74A2D">
          <w:rPr>
            <w:rStyle w:val="Hyperlink"/>
            <w:noProof/>
            <w:lang w:bidi="ar-SA"/>
          </w:rPr>
          <w:t>3.9</w:t>
        </w:r>
        <w:r>
          <w:rPr>
            <w:rFonts w:asciiTheme="minorHAnsi" w:eastAsiaTheme="minorEastAsia" w:hAnsiTheme="minorHAnsi" w:cstheme="minorBidi"/>
            <w:noProof/>
            <w:sz w:val="22"/>
          </w:rPr>
          <w:tab/>
        </w:r>
        <w:r w:rsidRPr="00D74A2D">
          <w:rPr>
            <w:rStyle w:val="Hyperlink"/>
            <w:noProof/>
            <w:lang w:bidi="ar-SA"/>
          </w:rPr>
          <w:t>ER Diagram (Entity Relationship Diagram)</w:t>
        </w:r>
        <w:r>
          <w:rPr>
            <w:noProof/>
            <w:webHidden/>
          </w:rPr>
          <w:tab/>
        </w:r>
        <w:r>
          <w:rPr>
            <w:noProof/>
            <w:webHidden/>
          </w:rPr>
          <w:fldChar w:fldCharType="begin"/>
        </w:r>
        <w:r>
          <w:rPr>
            <w:noProof/>
            <w:webHidden/>
          </w:rPr>
          <w:instrText xml:space="preserve"> PAGEREF _Toc57981358 \h </w:instrText>
        </w:r>
        <w:r>
          <w:rPr>
            <w:noProof/>
            <w:webHidden/>
          </w:rPr>
        </w:r>
        <w:r>
          <w:rPr>
            <w:noProof/>
            <w:webHidden/>
          </w:rPr>
          <w:fldChar w:fldCharType="separate"/>
        </w:r>
        <w:r>
          <w:rPr>
            <w:noProof/>
            <w:webHidden/>
          </w:rPr>
          <w:t>23</w:t>
        </w:r>
        <w:r>
          <w:rPr>
            <w:noProof/>
            <w:webHidden/>
          </w:rPr>
          <w:fldChar w:fldCharType="end"/>
        </w:r>
      </w:hyperlink>
    </w:p>
    <w:p w14:paraId="2981B8A8" w14:textId="5D87E3DC"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59" w:history="1">
        <w:r w:rsidRPr="00D74A2D">
          <w:rPr>
            <w:rStyle w:val="Hyperlink"/>
            <w:noProof/>
            <w:lang w:bidi="ar-SA"/>
          </w:rPr>
          <w:t>3.10</w:t>
        </w:r>
        <w:r>
          <w:rPr>
            <w:rFonts w:asciiTheme="minorHAnsi" w:eastAsiaTheme="minorEastAsia" w:hAnsiTheme="minorHAnsi" w:cstheme="minorBidi"/>
            <w:noProof/>
            <w:sz w:val="22"/>
          </w:rPr>
          <w:tab/>
        </w:r>
        <w:r w:rsidRPr="00D74A2D">
          <w:rPr>
            <w:rStyle w:val="Hyperlink"/>
            <w:noProof/>
            <w:lang w:bidi="ar-SA"/>
          </w:rPr>
          <w:t>Activity Diagrams</w:t>
        </w:r>
        <w:r>
          <w:rPr>
            <w:noProof/>
            <w:webHidden/>
          </w:rPr>
          <w:tab/>
        </w:r>
        <w:r>
          <w:rPr>
            <w:noProof/>
            <w:webHidden/>
          </w:rPr>
          <w:fldChar w:fldCharType="begin"/>
        </w:r>
        <w:r>
          <w:rPr>
            <w:noProof/>
            <w:webHidden/>
          </w:rPr>
          <w:instrText xml:space="preserve"> PAGEREF _Toc57981359 \h </w:instrText>
        </w:r>
        <w:r>
          <w:rPr>
            <w:noProof/>
            <w:webHidden/>
          </w:rPr>
        </w:r>
        <w:r>
          <w:rPr>
            <w:noProof/>
            <w:webHidden/>
          </w:rPr>
          <w:fldChar w:fldCharType="separate"/>
        </w:r>
        <w:r>
          <w:rPr>
            <w:noProof/>
            <w:webHidden/>
          </w:rPr>
          <w:t>24</w:t>
        </w:r>
        <w:r>
          <w:rPr>
            <w:noProof/>
            <w:webHidden/>
          </w:rPr>
          <w:fldChar w:fldCharType="end"/>
        </w:r>
      </w:hyperlink>
    </w:p>
    <w:p w14:paraId="7095BD00" w14:textId="0395317E"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60" w:history="1">
        <w:r w:rsidRPr="00D74A2D">
          <w:rPr>
            <w:rStyle w:val="Hyperlink"/>
            <w:noProof/>
            <w:w w:val="99"/>
          </w:rPr>
          <w:t>3.10.1</w:t>
        </w:r>
        <w:r>
          <w:rPr>
            <w:rFonts w:asciiTheme="minorHAnsi" w:eastAsiaTheme="minorEastAsia" w:hAnsiTheme="minorHAnsi" w:cstheme="minorBidi"/>
            <w:noProof/>
            <w:sz w:val="22"/>
          </w:rPr>
          <w:tab/>
        </w:r>
        <w:r w:rsidRPr="00D74A2D">
          <w:rPr>
            <w:rStyle w:val="Hyperlink"/>
            <w:noProof/>
          </w:rPr>
          <w:t>Passenger Login</w:t>
        </w:r>
        <w:r>
          <w:rPr>
            <w:noProof/>
            <w:webHidden/>
          </w:rPr>
          <w:tab/>
        </w:r>
        <w:r>
          <w:rPr>
            <w:noProof/>
            <w:webHidden/>
          </w:rPr>
          <w:fldChar w:fldCharType="begin"/>
        </w:r>
        <w:r>
          <w:rPr>
            <w:noProof/>
            <w:webHidden/>
          </w:rPr>
          <w:instrText xml:space="preserve"> PAGEREF _Toc57981360 \h </w:instrText>
        </w:r>
        <w:r>
          <w:rPr>
            <w:noProof/>
            <w:webHidden/>
          </w:rPr>
        </w:r>
        <w:r>
          <w:rPr>
            <w:noProof/>
            <w:webHidden/>
          </w:rPr>
          <w:fldChar w:fldCharType="separate"/>
        </w:r>
        <w:r>
          <w:rPr>
            <w:noProof/>
            <w:webHidden/>
          </w:rPr>
          <w:t>24</w:t>
        </w:r>
        <w:r>
          <w:rPr>
            <w:noProof/>
            <w:webHidden/>
          </w:rPr>
          <w:fldChar w:fldCharType="end"/>
        </w:r>
      </w:hyperlink>
    </w:p>
    <w:p w14:paraId="3B809D24" w14:textId="6F3440F5"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61" w:history="1">
        <w:r w:rsidRPr="00D74A2D">
          <w:rPr>
            <w:rStyle w:val="Hyperlink"/>
            <w:noProof/>
            <w:w w:val="99"/>
          </w:rPr>
          <w:t>3.10.2</w:t>
        </w:r>
        <w:r>
          <w:rPr>
            <w:rFonts w:asciiTheme="minorHAnsi" w:eastAsiaTheme="minorEastAsia" w:hAnsiTheme="minorHAnsi" w:cstheme="minorBidi"/>
            <w:noProof/>
            <w:sz w:val="22"/>
          </w:rPr>
          <w:tab/>
        </w:r>
        <w:r w:rsidRPr="00D74A2D">
          <w:rPr>
            <w:rStyle w:val="Hyperlink"/>
            <w:noProof/>
          </w:rPr>
          <w:t>Driver/Conductor Login</w:t>
        </w:r>
        <w:r>
          <w:rPr>
            <w:noProof/>
            <w:webHidden/>
          </w:rPr>
          <w:tab/>
        </w:r>
        <w:r>
          <w:rPr>
            <w:noProof/>
            <w:webHidden/>
          </w:rPr>
          <w:fldChar w:fldCharType="begin"/>
        </w:r>
        <w:r>
          <w:rPr>
            <w:noProof/>
            <w:webHidden/>
          </w:rPr>
          <w:instrText xml:space="preserve"> PAGEREF _Toc57981361 \h </w:instrText>
        </w:r>
        <w:r>
          <w:rPr>
            <w:noProof/>
            <w:webHidden/>
          </w:rPr>
        </w:r>
        <w:r>
          <w:rPr>
            <w:noProof/>
            <w:webHidden/>
          </w:rPr>
          <w:fldChar w:fldCharType="separate"/>
        </w:r>
        <w:r>
          <w:rPr>
            <w:noProof/>
            <w:webHidden/>
          </w:rPr>
          <w:t>25</w:t>
        </w:r>
        <w:r>
          <w:rPr>
            <w:noProof/>
            <w:webHidden/>
          </w:rPr>
          <w:fldChar w:fldCharType="end"/>
        </w:r>
      </w:hyperlink>
    </w:p>
    <w:p w14:paraId="50193688" w14:textId="2138CB3D"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62" w:history="1">
        <w:r w:rsidRPr="00D74A2D">
          <w:rPr>
            <w:rStyle w:val="Hyperlink"/>
            <w:noProof/>
            <w:w w:val="99"/>
          </w:rPr>
          <w:t>3.10.3</w:t>
        </w:r>
        <w:r>
          <w:rPr>
            <w:rFonts w:asciiTheme="minorHAnsi" w:eastAsiaTheme="minorEastAsia" w:hAnsiTheme="minorHAnsi" w:cstheme="minorBidi"/>
            <w:noProof/>
            <w:sz w:val="22"/>
          </w:rPr>
          <w:tab/>
        </w:r>
        <w:r w:rsidRPr="00D74A2D">
          <w:rPr>
            <w:rStyle w:val="Hyperlink"/>
            <w:noProof/>
          </w:rPr>
          <w:t>Passenger /Driver Registration</w:t>
        </w:r>
        <w:r>
          <w:rPr>
            <w:noProof/>
            <w:webHidden/>
          </w:rPr>
          <w:tab/>
        </w:r>
        <w:r>
          <w:rPr>
            <w:noProof/>
            <w:webHidden/>
          </w:rPr>
          <w:fldChar w:fldCharType="begin"/>
        </w:r>
        <w:r>
          <w:rPr>
            <w:noProof/>
            <w:webHidden/>
          </w:rPr>
          <w:instrText xml:space="preserve"> PAGEREF _Toc57981362 \h </w:instrText>
        </w:r>
        <w:r>
          <w:rPr>
            <w:noProof/>
            <w:webHidden/>
          </w:rPr>
        </w:r>
        <w:r>
          <w:rPr>
            <w:noProof/>
            <w:webHidden/>
          </w:rPr>
          <w:fldChar w:fldCharType="separate"/>
        </w:r>
        <w:r>
          <w:rPr>
            <w:noProof/>
            <w:webHidden/>
          </w:rPr>
          <w:t>26</w:t>
        </w:r>
        <w:r>
          <w:rPr>
            <w:noProof/>
            <w:webHidden/>
          </w:rPr>
          <w:fldChar w:fldCharType="end"/>
        </w:r>
      </w:hyperlink>
    </w:p>
    <w:p w14:paraId="724DF20B" w14:textId="05270865"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63" w:history="1">
        <w:r w:rsidRPr="00D74A2D">
          <w:rPr>
            <w:rStyle w:val="Hyperlink"/>
            <w:noProof/>
            <w:w w:val="99"/>
          </w:rPr>
          <w:t>3.10.4</w:t>
        </w:r>
        <w:r>
          <w:rPr>
            <w:rFonts w:asciiTheme="minorHAnsi" w:eastAsiaTheme="minorEastAsia" w:hAnsiTheme="minorHAnsi" w:cstheme="minorBidi"/>
            <w:noProof/>
            <w:sz w:val="22"/>
          </w:rPr>
          <w:tab/>
        </w:r>
        <w:r w:rsidRPr="00D74A2D">
          <w:rPr>
            <w:rStyle w:val="Hyperlink"/>
            <w:noProof/>
          </w:rPr>
          <w:t>Booking a Seat</w:t>
        </w:r>
        <w:r>
          <w:rPr>
            <w:noProof/>
            <w:webHidden/>
          </w:rPr>
          <w:tab/>
        </w:r>
        <w:r>
          <w:rPr>
            <w:noProof/>
            <w:webHidden/>
          </w:rPr>
          <w:fldChar w:fldCharType="begin"/>
        </w:r>
        <w:r>
          <w:rPr>
            <w:noProof/>
            <w:webHidden/>
          </w:rPr>
          <w:instrText xml:space="preserve"> PAGEREF _Toc57981363 \h </w:instrText>
        </w:r>
        <w:r>
          <w:rPr>
            <w:noProof/>
            <w:webHidden/>
          </w:rPr>
        </w:r>
        <w:r>
          <w:rPr>
            <w:noProof/>
            <w:webHidden/>
          </w:rPr>
          <w:fldChar w:fldCharType="separate"/>
        </w:r>
        <w:r>
          <w:rPr>
            <w:noProof/>
            <w:webHidden/>
          </w:rPr>
          <w:t>27</w:t>
        </w:r>
        <w:r>
          <w:rPr>
            <w:noProof/>
            <w:webHidden/>
          </w:rPr>
          <w:fldChar w:fldCharType="end"/>
        </w:r>
      </w:hyperlink>
    </w:p>
    <w:p w14:paraId="334B8CC1" w14:textId="62902598"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64" w:history="1">
        <w:r w:rsidRPr="00D74A2D">
          <w:rPr>
            <w:rStyle w:val="Hyperlink"/>
            <w:noProof/>
            <w:lang w:bidi="ar-SA"/>
          </w:rPr>
          <w:t>3.11</w:t>
        </w:r>
        <w:r>
          <w:rPr>
            <w:rFonts w:asciiTheme="minorHAnsi" w:eastAsiaTheme="minorEastAsia" w:hAnsiTheme="minorHAnsi" w:cstheme="minorBidi"/>
            <w:noProof/>
            <w:sz w:val="22"/>
          </w:rPr>
          <w:tab/>
        </w:r>
        <w:r w:rsidRPr="00D74A2D">
          <w:rPr>
            <w:rStyle w:val="Hyperlink"/>
            <w:noProof/>
            <w:lang w:bidi="ar-SA"/>
          </w:rPr>
          <w:t>Sequence Diagram of Login</w:t>
        </w:r>
        <w:r>
          <w:rPr>
            <w:noProof/>
            <w:webHidden/>
          </w:rPr>
          <w:tab/>
        </w:r>
        <w:r>
          <w:rPr>
            <w:noProof/>
            <w:webHidden/>
          </w:rPr>
          <w:fldChar w:fldCharType="begin"/>
        </w:r>
        <w:r>
          <w:rPr>
            <w:noProof/>
            <w:webHidden/>
          </w:rPr>
          <w:instrText xml:space="preserve"> PAGEREF _Toc57981364 \h </w:instrText>
        </w:r>
        <w:r>
          <w:rPr>
            <w:noProof/>
            <w:webHidden/>
          </w:rPr>
        </w:r>
        <w:r>
          <w:rPr>
            <w:noProof/>
            <w:webHidden/>
          </w:rPr>
          <w:fldChar w:fldCharType="separate"/>
        </w:r>
        <w:r>
          <w:rPr>
            <w:noProof/>
            <w:webHidden/>
          </w:rPr>
          <w:t>28</w:t>
        </w:r>
        <w:r>
          <w:rPr>
            <w:noProof/>
            <w:webHidden/>
          </w:rPr>
          <w:fldChar w:fldCharType="end"/>
        </w:r>
      </w:hyperlink>
    </w:p>
    <w:p w14:paraId="74638C38" w14:textId="274CD4E3"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65" w:history="1">
        <w:r w:rsidRPr="00D74A2D">
          <w:rPr>
            <w:rStyle w:val="Hyperlink"/>
            <w:noProof/>
            <w:lang w:bidi="ar-SA"/>
          </w:rPr>
          <w:t>3.12</w:t>
        </w:r>
        <w:r>
          <w:rPr>
            <w:rFonts w:asciiTheme="minorHAnsi" w:eastAsiaTheme="minorEastAsia" w:hAnsiTheme="minorHAnsi" w:cstheme="minorBidi"/>
            <w:noProof/>
            <w:sz w:val="22"/>
          </w:rPr>
          <w:tab/>
        </w:r>
        <w:r w:rsidRPr="00D74A2D">
          <w:rPr>
            <w:rStyle w:val="Hyperlink"/>
            <w:noProof/>
            <w:lang w:bidi="ar-SA"/>
          </w:rPr>
          <w:t>Sequence Diagram of Booking</w:t>
        </w:r>
        <w:r>
          <w:rPr>
            <w:noProof/>
            <w:webHidden/>
          </w:rPr>
          <w:tab/>
        </w:r>
        <w:r>
          <w:rPr>
            <w:noProof/>
            <w:webHidden/>
          </w:rPr>
          <w:fldChar w:fldCharType="begin"/>
        </w:r>
        <w:r>
          <w:rPr>
            <w:noProof/>
            <w:webHidden/>
          </w:rPr>
          <w:instrText xml:space="preserve"> PAGEREF _Toc57981365 \h </w:instrText>
        </w:r>
        <w:r>
          <w:rPr>
            <w:noProof/>
            <w:webHidden/>
          </w:rPr>
        </w:r>
        <w:r>
          <w:rPr>
            <w:noProof/>
            <w:webHidden/>
          </w:rPr>
          <w:fldChar w:fldCharType="separate"/>
        </w:r>
        <w:r>
          <w:rPr>
            <w:noProof/>
            <w:webHidden/>
          </w:rPr>
          <w:t>29</w:t>
        </w:r>
        <w:r>
          <w:rPr>
            <w:noProof/>
            <w:webHidden/>
          </w:rPr>
          <w:fldChar w:fldCharType="end"/>
        </w:r>
      </w:hyperlink>
    </w:p>
    <w:p w14:paraId="2A0744D2" w14:textId="51D644C5" w:rsidR="00B42B50" w:rsidRDefault="00B42B50">
      <w:pPr>
        <w:pStyle w:val="TOC1"/>
        <w:rPr>
          <w:rFonts w:asciiTheme="minorHAnsi" w:eastAsiaTheme="minorEastAsia" w:hAnsiTheme="minorHAnsi" w:cstheme="minorBidi"/>
          <w:noProof/>
          <w:sz w:val="22"/>
        </w:rPr>
      </w:pPr>
      <w:hyperlink w:anchor="_Toc57981366" w:history="1">
        <w:r w:rsidRPr="00D74A2D">
          <w:rPr>
            <w:rStyle w:val="Hyperlink"/>
            <w:noProof/>
          </w:rPr>
          <w:t>Chapter 4</w:t>
        </w:r>
        <w:r>
          <w:rPr>
            <w:noProof/>
            <w:webHidden/>
          </w:rPr>
          <w:tab/>
        </w:r>
        <w:r>
          <w:rPr>
            <w:noProof/>
            <w:webHidden/>
          </w:rPr>
          <w:fldChar w:fldCharType="begin"/>
        </w:r>
        <w:r>
          <w:rPr>
            <w:noProof/>
            <w:webHidden/>
          </w:rPr>
          <w:instrText xml:space="preserve"> PAGEREF _Toc57981366 \h </w:instrText>
        </w:r>
        <w:r>
          <w:rPr>
            <w:noProof/>
            <w:webHidden/>
          </w:rPr>
        </w:r>
        <w:r>
          <w:rPr>
            <w:noProof/>
            <w:webHidden/>
          </w:rPr>
          <w:fldChar w:fldCharType="separate"/>
        </w:r>
        <w:r>
          <w:rPr>
            <w:noProof/>
            <w:webHidden/>
          </w:rPr>
          <w:t>30</w:t>
        </w:r>
        <w:r>
          <w:rPr>
            <w:noProof/>
            <w:webHidden/>
          </w:rPr>
          <w:fldChar w:fldCharType="end"/>
        </w:r>
      </w:hyperlink>
    </w:p>
    <w:p w14:paraId="73E7E528" w14:textId="5A66D677" w:rsidR="00B42B50" w:rsidRDefault="00B42B50">
      <w:pPr>
        <w:pStyle w:val="TOC1"/>
        <w:tabs>
          <w:tab w:val="left" w:pos="440"/>
        </w:tabs>
        <w:rPr>
          <w:rFonts w:asciiTheme="minorHAnsi" w:eastAsiaTheme="minorEastAsia" w:hAnsiTheme="minorHAnsi" w:cstheme="minorBidi"/>
          <w:noProof/>
          <w:sz w:val="22"/>
        </w:rPr>
      </w:pPr>
      <w:hyperlink w:anchor="_Toc57981367" w:history="1">
        <w:r w:rsidRPr="00D74A2D">
          <w:rPr>
            <w:rStyle w:val="Hyperlink"/>
            <w:noProof/>
            <w:w w:val="99"/>
            <w:lang w:bidi="ar-SA"/>
          </w:rPr>
          <w:t>4</w:t>
        </w:r>
        <w:r>
          <w:rPr>
            <w:rFonts w:asciiTheme="minorHAnsi" w:eastAsiaTheme="minorEastAsia" w:hAnsiTheme="minorHAnsi" w:cstheme="minorBidi"/>
            <w:noProof/>
            <w:sz w:val="22"/>
          </w:rPr>
          <w:tab/>
        </w:r>
        <w:r w:rsidRPr="00D74A2D">
          <w:rPr>
            <w:rStyle w:val="Hyperlink"/>
            <w:noProof/>
            <w:lang w:bidi="ar-SA"/>
          </w:rPr>
          <w:t>SYSTEM DEVELOPMENT</w:t>
        </w:r>
        <w:r>
          <w:rPr>
            <w:noProof/>
            <w:webHidden/>
          </w:rPr>
          <w:tab/>
        </w:r>
        <w:r>
          <w:rPr>
            <w:noProof/>
            <w:webHidden/>
          </w:rPr>
          <w:fldChar w:fldCharType="begin"/>
        </w:r>
        <w:r>
          <w:rPr>
            <w:noProof/>
            <w:webHidden/>
          </w:rPr>
          <w:instrText xml:space="preserve"> PAGEREF _Toc57981367 \h </w:instrText>
        </w:r>
        <w:r>
          <w:rPr>
            <w:noProof/>
            <w:webHidden/>
          </w:rPr>
        </w:r>
        <w:r>
          <w:rPr>
            <w:noProof/>
            <w:webHidden/>
          </w:rPr>
          <w:fldChar w:fldCharType="separate"/>
        </w:r>
        <w:r>
          <w:rPr>
            <w:noProof/>
            <w:webHidden/>
          </w:rPr>
          <w:t>30</w:t>
        </w:r>
        <w:r>
          <w:rPr>
            <w:noProof/>
            <w:webHidden/>
          </w:rPr>
          <w:fldChar w:fldCharType="end"/>
        </w:r>
      </w:hyperlink>
    </w:p>
    <w:p w14:paraId="224F2A91" w14:textId="0764FED7"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68" w:history="1">
        <w:r w:rsidRPr="00D74A2D">
          <w:rPr>
            <w:rStyle w:val="Hyperlink"/>
            <w:noProof/>
            <w:lang w:bidi="ar-SA"/>
          </w:rPr>
          <w:t>4.1</w:t>
        </w:r>
        <w:r>
          <w:rPr>
            <w:rFonts w:asciiTheme="minorHAnsi" w:eastAsiaTheme="minorEastAsia" w:hAnsiTheme="minorHAnsi" w:cstheme="minorBidi"/>
            <w:noProof/>
            <w:sz w:val="22"/>
          </w:rPr>
          <w:tab/>
        </w:r>
        <w:r w:rsidRPr="00D74A2D">
          <w:rPr>
            <w:rStyle w:val="Hyperlink"/>
            <w:noProof/>
            <w:lang w:bidi="ar-SA"/>
          </w:rPr>
          <w:t>Introduction</w:t>
        </w:r>
        <w:r>
          <w:rPr>
            <w:noProof/>
            <w:webHidden/>
          </w:rPr>
          <w:tab/>
        </w:r>
        <w:r>
          <w:rPr>
            <w:noProof/>
            <w:webHidden/>
          </w:rPr>
          <w:fldChar w:fldCharType="begin"/>
        </w:r>
        <w:r>
          <w:rPr>
            <w:noProof/>
            <w:webHidden/>
          </w:rPr>
          <w:instrText xml:space="preserve"> PAGEREF _Toc57981368 \h </w:instrText>
        </w:r>
        <w:r>
          <w:rPr>
            <w:noProof/>
            <w:webHidden/>
          </w:rPr>
        </w:r>
        <w:r>
          <w:rPr>
            <w:noProof/>
            <w:webHidden/>
          </w:rPr>
          <w:fldChar w:fldCharType="separate"/>
        </w:r>
        <w:r>
          <w:rPr>
            <w:noProof/>
            <w:webHidden/>
          </w:rPr>
          <w:t>30</w:t>
        </w:r>
        <w:r>
          <w:rPr>
            <w:noProof/>
            <w:webHidden/>
          </w:rPr>
          <w:fldChar w:fldCharType="end"/>
        </w:r>
      </w:hyperlink>
    </w:p>
    <w:p w14:paraId="5220BA0B" w14:textId="43CE7D1C"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69" w:history="1">
        <w:r w:rsidRPr="00D74A2D">
          <w:rPr>
            <w:rStyle w:val="Hyperlink"/>
            <w:noProof/>
            <w:lang w:bidi="ar-SA"/>
          </w:rPr>
          <w:t>4.2</w:t>
        </w:r>
        <w:r>
          <w:rPr>
            <w:rFonts w:asciiTheme="minorHAnsi" w:eastAsiaTheme="minorEastAsia" w:hAnsiTheme="minorHAnsi" w:cstheme="minorBidi"/>
            <w:noProof/>
            <w:sz w:val="22"/>
          </w:rPr>
          <w:tab/>
        </w:r>
        <w:r w:rsidRPr="00D74A2D">
          <w:rPr>
            <w:rStyle w:val="Hyperlink"/>
            <w:noProof/>
            <w:lang w:bidi="ar-SA"/>
          </w:rPr>
          <w:t>Database Implementation</w:t>
        </w:r>
        <w:r>
          <w:rPr>
            <w:noProof/>
            <w:webHidden/>
          </w:rPr>
          <w:tab/>
        </w:r>
        <w:r>
          <w:rPr>
            <w:noProof/>
            <w:webHidden/>
          </w:rPr>
          <w:fldChar w:fldCharType="begin"/>
        </w:r>
        <w:r>
          <w:rPr>
            <w:noProof/>
            <w:webHidden/>
          </w:rPr>
          <w:instrText xml:space="preserve"> PAGEREF _Toc57981369 \h </w:instrText>
        </w:r>
        <w:r>
          <w:rPr>
            <w:noProof/>
            <w:webHidden/>
          </w:rPr>
        </w:r>
        <w:r>
          <w:rPr>
            <w:noProof/>
            <w:webHidden/>
          </w:rPr>
          <w:fldChar w:fldCharType="separate"/>
        </w:r>
        <w:r>
          <w:rPr>
            <w:noProof/>
            <w:webHidden/>
          </w:rPr>
          <w:t>30</w:t>
        </w:r>
        <w:r>
          <w:rPr>
            <w:noProof/>
            <w:webHidden/>
          </w:rPr>
          <w:fldChar w:fldCharType="end"/>
        </w:r>
      </w:hyperlink>
    </w:p>
    <w:p w14:paraId="4C8E08C5" w14:textId="47E7BCF6"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0" w:history="1">
        <w:r w:rsidRPr="00D74A2D">
          <w:rPr>
            <w:rStyle w:val="Hyperlink"/>
            <w:noProof/>
            <w:w w:val="99"/>
          </w:rPr>
          <w:t>4.2.1</w:t>
        </w:r>
        <w:r>
          <w:rPr>
            <w:rFonts w:asciiTheme="minorHAnsi" w:eastAsiaTheme="minorEastAsia" w:hAnsiTheme="minorHAnsi" w:cstheme="minorBidi"/>
            <w:noProof/>
            <w:sz w:val="22"/>
          </w:rPr>
          <w:tab/>
        </w:r>
        <w:r w:rsidRPr="00D74A2D">
          <w:rPr>
            <w:rStyle w:val="Hyperlink"/>
            <w:noProof/>
          </w:rPr>
          <w:t>Tables</w:t>
        </w:r>
        <w:r>
          <w:rPr>
            <w:noProof/>
            <w:webHidden/>
          </w:rPr>
          <w:tab/>
        </w:r>
        <w:r>
          <w:rPr>
            <w:noProof/>
            <w:webHidden/>
          </w:rPr>
          <w:fldChar w:fldCharType="begin"/>
        </w:r>
        <w:r>
          <w:rPr>
            <w:noProof/>
            <w:webHidden/>
          </w:rPr>
          <w:instrText xml:space="preserve"> PAGEREF _Toc57981370 \h </w:instrText>
        </w:r>
        <w:r>
          <w:rPr>
            <w:noProof/>
            <w:webHidden/>
          </w:rPr>
        </w:r>
        <w:r>
          <w:rPr>
            <w:noProof/>
            <w:webHidden/>
          </w:rPr>
          <w:fldChar w:fldCharType="separate"/>
        </w:r>
        <w:r>
          <w:rPr>
            <w:noProof/>
            <w:webHidden/>
          </w:rPr>
          <w:t>30</w:t>
        </w:r>
        <w:r>
          <w:rPr>
            <w:noProof/>
            <w:webHidden/>
          </w:rPr>
          <w:fldChar w:fldCharType="end"/>
        </w:r>
      </w:hyperlink>
    </w:p>
    <w:p w14:paraId="7FF3400F" w14:textId="58BCA629"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1" w:history="1">
        <w:r w:rsidRPr="00D74A2D">
          <w:rPr>
            <w:rStyle w:val="Hyperlink"/>
            <w:noProof/>
            <w:w w:val="99"/>
          </w:rPr>
          <w:t>4.2.2</w:t>
        </w:r>
        <w:r>
          <w:rPr>
            <w:rFonts w:asciiTheme="minorHAnsi" w:eastAsiaTheme="minorEastAsia" w:hAnsiTheme="minorHAnsi" w:cstheme="minorBidi"/>
            <w:noProof/>
            <w:sz w:val="22"/>
          </w:rPr>
          <w:tab/>
        </w:r>
        <w:r w:rsidRPr="00D74A2D">
          <w:rPr>
            <w:rStyle w:val="Hyperlink"/>
            <w:noProof/>
          </w:rPr>
          <w:t>Android code sample for creating firebase</w:t>
        </w:r>
        <w:r>
          <w:rPr>
            <w:noProof/>
            <w:webHidden/>
          </w:rPr>
          <w:tab/>
        </w:r>
        <w:r>
          <w:rPr>
            <w:noProof/>
            <w:webHidden/>
          </w:rPr>
          <w:fldChar w:fldCharType="begin"/>
        </w:r>
        <w:r>
          <w:rPr>
            <w:noProof/>
            <w:webHidden/>
          </w:rPr>
          <w:instrText xml:space="preserve"> PAGEREF _Toc57981371 \h </w:instrText>
        </w:r>
        <w:r>
          <w:rPr>
            <w:noProof/>
            <w:webHidden/>
          </w:rPr>
        </w:r>
        <w:r>
          <w:rPr>
            <w:noProof/>
            <w:webHidden/>
          </w:rPr>
          <w:fldChar w:fldCharType="separate"/>
        </w:r>
        <w:r>
          <w:rPr>
            <w:noProof/>
            <w:webHidden/>
          </w:rPr>
          <w:t>33</w:t>
        </w:r>
        <w:r>
          <w:rPr>
            <w:noProof/>
            <w:webHidden/>
          </w:rPr>
          <w:fldChar w:fldCharType="end"/>
        </w:r>
      </w:hyperlink>
    </w:p>
    <w:p w14:paraId="31ED7F21" w14:textId="59C82B3E"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72" w:history="1">
        <w:r w:rsidRPr="00D74A2D">
          <w:rPr>
            <w:rStyle w:val="Hyperlink"/>
            <w:noProof/>
            <w:lang w:bidi="ar-SA"/>
          </w:rPr>
          <w:t>4.3</w:t>
        </w:r>
        <w:r>
          <w:rPr>
            <w:rFonts w:asciiTheme="minorHAnsi" w:eastAsiaTheme="minorEastAsia" w:hAnsiTheme="minorHAnsi" w:cstheme="minorBidi"/>
            <w:noProof/>
            <w:sz w:val="22"/>
          </w:rPr>
          <w:tab/>
        </w:r>
        <w:r w:rsidRPr="00D74A2D">
          <w:rPr>
            <w:rStyle w:val="Hyperlink"/>
            <w:noProof/>
            <w:lang w:bidi="ar-SA"/>
          </w:rPr>
          <w:t>System Implementation</w:t>
        </w:r>
        <w:r>
          <w:rPr>
            <w:noProof/>
            <w:webHidden/>
          </w:rPr>
          <w:tab/>
        </w:r>
        <w:r>
          <w:rPr>
            <w:noProof/>
            <w:webHidden/>
          </w:rPr>
          <w:fldChar w:fldCharType="begin"/>
        </w:r>
        <w:r>
          <w:rPr>
            <w:noProof/>
            <w:webHidden/>
          </w:rPr>
          <w:instrText xml:space="preserve"> PAGEREF _Toc57981372 \h </w:instrText>
        </w:r>
        <w:r>
          <w:rPr>
            <w:noProof/>
            <w:webHidden/>
          </w:rPr>
        </w:r>
        <w:r>
          <w:rPr>
            <w:noProof/>
            <w:webHidden/>
          </w:rPr>
          <w:fldChar w:fldCharType="separate"/>
        </w:r>
        <w:r>
          <w:rPr>
            <w:noProof/>
            <w:webHidden/>
          </w:rPr>
          <w:t>34</w:t>
        </w:r>
        <w:r>
          <w:rPr>
            <w:noProof/>
            <w:webHidden/>
          </w:rPr>
          <w:fldChar w:fldCharType="end"/>
        </w:r>
      </w:hyperlink>
    </w:p>
    <w:p w14:paraId="7F32DC3E" w14:textId="39F0FC7F"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3" w:history="1">
        <w:r w:rsidRPr="00D74A2D">
          <w:rPr>
            <w:rStyle w:val="Hyperlink"/>
            <w:noProof/>
            <w:w w:val="99"/>
          </w:rPr>
          <w:t>4.3.1</w:t>
        </w:r>
        <w:r>
          <w:rPr>
            <w:rFonts w:asciiTheme="minorHAnsi" w:eastAsiaTheme="minorEastAsia" w:hAnsiTheme="minorHAnsi" w:cstheme="minorBidi"/>
            <w:noProof/>
            <w:sz w:val="22"/>
          </w:rPr>
          <w:tab/>
        </w:r>
        <w:r w:rsidRPr="00D74A2D">
          <w:rPr>
            <w:rStyle w:val="Hyperlink"/>
            <w:noProof/>
          </w:rPr>
          <w:t>Signup Activity android code</w:t>
        </w:r>
        <w:r>
          <w:rPr>
            <w:noProof/>
            <w:webHidden/>
          </w:rPr>
          <w:tab/>
        </w:r>
        <w:r>
          <w:rPr>
            <w:noProof/>
            <w:webHidden/>
          </w:rPr>
          <w:fldChar w:fldCharType="begin"/>
        </w:r>
        <w:r>
          <w:rPr>
            <w:noProof/>
            <w:webHidden/>
          </w:rPr>
          <w:instrText xml:space="preserve"> PAGEREF _Toc57981373 \h </w:instrText>
        </w:r>
        <w:r>
          <w:rPr>
            <w:noProof/>
            <w:webHidden/>
          </w:rPr>
        </w:r>
        <w:r>
          <w:rPr>
            <w:noProof/>
            <w:webHidden/>
          </w:rPr>
          <w:fldChar w:fldCharType="separate"/>
        </w:r>
        <w:r>
          <w:rPr>
            <w:noProof/>
            <w:webHidden/>
          </w:rPr>
          <w:t>34</w:t>
        </w:r>
        <w:r>
          <w:rPr>
            <w:noProof/>
            <w:webHidden/>
          </w:rPr>
          <w:fldChar w:fldCharType="end"/>
        </w:r>
      </w:hyperlink>
    </w:p>
    <w:p w14:paraId="5D382CC2" w14:textId="0C730ABD"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4" w:history="1">
        <w:r w:rsidRPr="00D74A2D">
          <w:rPr>
            <w:rStyle w:val="Hyperlink"/>
            <w:noProof/>
            <w:w w:val="99"/>
          </w:rPr>
          <w:t>4.3.2</w:t>
        </w:r>
        <w:r>
          <w:rPr>
            <w:rFonts w:asciiTheme="minorHAnsi" w:eastAsiaTheme="minorEastAsia" w:hAnsiTheme="minorHAnsi" w:cstheme="minorBidi"/>
            <w:noProof/>
            <w:sz w:val="22"/>
          </w:rPr>
          <w:tab/>
        </w:r>
        <w:r w:rsidRPr="00D74A2D">
          <w:rPr>
            <w:rStyle w:val="Hyperlink"/>
            <w:noProof/>
          </w:rPr>
          <w:t>Login Activity android code</w:t>
        </w:r>
        <w:r>
          <w:rPr>
            <w:noProof/>
            <w:webHidden/>
          </w:rPr>
          <w:tab/>
        </w:r>
        <w:r>
          <w:rPr>
            <w:noProof/>
            <w:webHidden/>
          </w:rPr>
          <w:fldChar w:fldCharType="begin"/>
        </w:r>
        <w:r>
          <w:rPr>
            <w:noProof/>
            <w:webHidden/>
          </w:rPr>
          <w:instrText xml:space="preserve"> PAGEREF _Toc57981374 \h </w:instrText>
        </w:r>
        <w:r>
          <w:rPr>
            <w:noProof/>
            <w:webHidden/>
          </w:rPr>
        </w:r>
        <w:r>
          <w:rPr>
            <w:noProof/>
            <w:webHidden/>
          </w:rPr>
          <w:fldChar w:fldCharType="separate"/>
        </w:r>
        <w:r>
          <w:rPr>
            <w:noProof/>
            <w:webHidden/>
          </w:rPr>
          <w:t>37</w:t>
        </w:r>
        <w:r>
          <w:rPr>
            <w:noProof/>
            <w:webHidden/>
          </w:rPr>
          <w:fldChar w:fldCharType="end"/>
        </w:r>
      </w:hyperlink>
    </w:p>
    <w:p w14:paraId="4F1A0097" w14:textId="5A693B55"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5" w:history="1">
        <w:r w:rsidRPr="00D74A2D">
          <w:rPr>
            <w:rStyle w:val="Hyperlink"/>
            <w:noProof/>
            <w:w w:val="99"/>
          </w:rPr>
          <w:t>4.3.3</w:t>
        </w:r>
        <w:r>
          <w:rPr>
            <w:rFonts w:asciiTheme="minorHAnsi" w:eastAsiaTheme="minorEastAsia" w:hAnsiTheme="minorHAnsi" w:cstheme="minorBidi"/>
            <w:noProof/>
            <w:sz w:val="22"/>
          </w:rPr>
          <w:tab/>
        </w:r>
        <w:r w:rsidRPr="00D74A2D">
          <w:rPr>
            <w:rStyle w:val="Hyperlink"/>
            <w:noProof/>
          </w:rPr>
          <w:t>Map Activity android code</w:t>
        </w:r>
        <w:r>
          <w:rPr>
            <w:noProof/>
            <w:webHidden/>
          </w:rPr>
          <w:tab/>
        </w:r>
        <w:r>
          <w:rPr>
            <w:noProof/>
            <w:webHidden/>
          </w:rPr>
          <w:fldChar w:fldCharType="begin"/>
        </w:r>
        <w:r>
          <w:rPr>
            <w:noProof/>
            <w:webHidden/>
          </w:rPr>
          <w:instrText xml:space="preserve"> PAGEREF _Toc57981375 \h </w:instrText>
        </w:r>
        <w:r>
          <w:rPr>
            <w:noProof/>
            <w:webHidden/>
          </w:rPr>
        </w:r>
        <w:r>
          <w:rPr>
            <w:noProof/>
            <w:webHidden/>
          </w:rPr>
          <w:fldChar w:fldCharType="separate"/>
        </w:r>
        <w:r>
          <w:rPr>
            <w:noProof/>
            <w:webHidden/>
          </w:rPr>
          <w:t>39</w:t>
        </w:r>
        <w:r>
          <w:rPr>
            <w:noProof/>
            <w:webHidden/>
          </w:rPr>
          <w:fldChar w:fldCharType="end"/>
        </w:r>
      </w:hyperlink>
    </w:p>
    <w:p w14:paraId="33959332" w14:textId="6F3F1BA3"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76" w:history="1">
        <w:r w:rsidRPr="00D74A2D">
          <w:rPr>
            <w:rStyle w:val="Hyperlink"/>
            <w:noProof/>
            <w:lang w:bidi="ar-SA"/>
          </w:rPr>
          <w:t>4.4</w:t>
        </w:r>
        <w:r>
          <w:rPr>
            <w:rFonts w:asciiTheme="minorHAnsi" w:eastAsiaTheme="minorEastAsia" w:hAnsiTheme="minorHAnsi" w:cstheme="minorBidi"/>
            <w:noProof/>
            <w:sz w:val="22"/>
          </w:rPr>
          <w:tab/>
        </w:r>
        <w:r w:rsidRPr="00D74A2D">
          <w:rPr>
            <w:rStyle w:val="Hyperlink"/>
            <w:noProof/>
            <w:lang w:bidi="ar-SA"/>
          </w:rPr>
          <w:t>Interface Implementation</w:t>
        </w:r>
        <w:r>
          <w:rPr>
            <w:noProof/>
            <w:webHidden/>
          </w:rPr>
          <w:tab/>
        </w:r>
        <w:r>
          <w:rPr>
            <w:noProof/>
            <w:webHidden/>
          </w:rPr>
          <w:fldChar w:fldCharType="begin"/>
        </w:r>
        <w:r>
          <w:rPr>
            <w:noProof/>
            <w:webHidden/>
          </w:rPr>
          <w:instrText xml:space="preserve"> PAGEREF _Toc57981376 \h </w:instrText>
        </w:r>
        <w:r>
          <w:rPr>
            <w:noProof/>
            <w:webHidden/>
          </w:rPr>
        </w:r>
        <w:r>
          <w:rPr>
            <w:noProof/>
            <w:webHidden/>
          </w:rPr>
          <w:fldChar w:fldCharType="separate"/>
        </w:r>
        <w:r>
          <w:rPr>
            <w:noProof/>
            <w:webHidden/>
          </w:rPr>
          <w:t>45</w:t>
        </w:r>
        <w:r>
          <w:rPr>
            <w:noProof/>
            <w:webHidden/>
          </w:rPr>
          <w:fldChar w:fldCharType="end"/>
        </w:r>
      </w:hyperlink>
    </w:p>
    <w:p w14:paraId="0C3CC60D" w14:textId="6F9032DD"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7" w:history="1">
        <w:r w:rsidRPr="00D74A2D">
          <w:rPr>
            <w:rStyle w:val="Hyperlink"/>
            <w:noProof/>
            <w:w w:val="99"/>
          </w:rPr>
          <w:t>4.4.1</w:t>
        </w:r>
        <w:r>
          <w:rPr>
            <w:rFonts w:asciiTheme="minorHAnsi" w:eastAsiaTheme="minorEastAsia" w:hAnsiTheme="minorHAnsi" w:cstheme="minorBidi"/>
            <w:noProof/>
            <w:sz w:val="22"/>
          </w:rPr>
          <w:tab/>
        </w:r>
        <w:r w:rsidRPr="00D74A2D">
          <w:rPr>
            <w:rStyle w:val="Hyperlink"/>
            <w:noProof/>
          </w:rPr>
          <w:t>Login Window</w:t>
        </w:r>
        <w:r>
          <w:rPr>
            <w:noProof/>
            <w:webHidden/>
          </w:rPr>
          <w:tab/>
        </w:r>
        <w:r>
          <w:rPr>
            <w:noProof/>
            <w:webHidden/>
          </w:rPr>
          <w:fldChar w:fldCharType="begin"/>
        </w:r>
        <w:r>
          <w:rPr>
            <w:noProof/>
            <w:webHidden/>
          </w:rPr>
          <w:instrText xml:space="preserve"> PAGEREF _Toc57981377 \h </w:instrText>
        </w:r>
        <w:r>
          <w:rPr>
            <w:noProof/>
            <w:webHidden/>
          </w:rPr>
        </w:r>
        <w:r>
          <w:rPr>
            <w:noProof/>
            <w:webHidden/>
          </w:rPr>
          <w:fldChar w:fldCharType="separate"/>
        </w:r>
        <w:r>
          <w:rPr>
            <w:noProof/>
            <w:webHidden/>
          </w:rPr>
          <w:t>45</w:t>
        </w:r>
        <w:r>
          <w:rPr>
            <w:noProof/>
            <w:webHidden/>
          </w:rPr>
          <w:fldChar w:fldCharType="end"/>
        </w:r>
      </w:hyperlink>
    </w:p>
    <w:p w14:paraId="12868EE2" w14:textId="7E37F78B"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8" w:history="1">
        <w:r w:rsidRPr="00D74A2D">
          <w:rPr>
            <w:rStyle w:val="Hyperlink"/>
            <w:noProof/>
            <w:w w:val="99"/>
          </w:rPr>
          <w:t>4.4.2</w:t>
        </w:r>
        <w:r>
          <w:rPr>
            <w:rFonts w:asciiTheme="minorHAnsi" w:eastAsiaTheme="minorEastAsia" w:hAnsiTheme="minorHAnsi" w:cstheme="minorBidi"/>
            <w:noProof/>
            <w:sz w:val="22"/>
          </w:rPr>
          <w:tab/>
        </w:r>
        <w:r w:rsidRPr="00D74A2D">
          <w:rPr>
            <w:rStyle w:val="Hyperlink"/>
            <w:noProof/>
          </w:rPr>
          <w:t>Registration Window</w:t>
        </w:r>
        <w:r>
          <w:rPr>
            <w:noProof/>
            <w:webHidden/>
          </w:rPr>
          <w:tab/>
        </w:r>
        <w:r>
          <w:rPr>
            <w:noProof/>
            <w:webHidden/>
          </w:rPr>
          <w:fldChar w:fldCharType="begin"/>
        </w:r>
        <w:r>
          <w:rPr>
            <w:noProof/>
            <w:webHidden/>
          </w:rPr>
          <w:instrText xml:space="preserve"> PAGEREF _Toc57981378 \h </w:instrText>
        </w:r>
        <w:r>
          <w:rPr>
            <w:noProof/>
            <w:webHidden/>
          </w:rPr>
        </w:r>
        <w:r>
          <w:rPr>
            <w:noProof/>
            <w:webHidden/>
          </w:rPr>
          <w:fldChar w:fldCharType="separate"/>
        </w:r>
        <w:r>
          <w:rPr>
            <w:noProof/>
            <w:webHidden/>
          </w:rPr>
          <w:t>46</w:t>
        </w:r>
        <w:r>
          <w:rPr>
            <w:noProof/>
            <w:webHidden/>
          </w:rPr>
          <w:fldChar w:fldCharType="end"/>
        </w:r>
      </w:hyperlink>
    </w:p>
    <w:p w14:paraId="4F242361" w14:textId="76B49ACF"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79" w:history="1">
        <w:r w:rsidRPr="00D74A2D">
          <w:rPr>
            <w:rStyle w:val="Hyperlink"/>
            <w:noProof/>
            <w:w w:val="99"/>
          </w:rPr>
          <w:t>4.4.3</w:t>
        </w:r>
        <w:r>
          <w:rPr>
            <w:rFonts w:asciiTheme="minorHAnsi" w:eastAsiaTheme="minorEastAsia" w:hAnsiTheme="minorHAnsi" w:cstheme="minorBidi"/>
            <w:noProof/>
            <w:sz w:val="22"/>
          </w:rPr>
          <w:tab/>
        </w:r>
        <w:r w:rsidRPr="00D74A2D">
          <w:rPr>
            <w:rStyle w:val="Hyperlink"/>
            <w:noProof/>
          </w:rPr>
          <w:t>Bus Registration</w:t>
        </w:r>
        <w:r>
          <w:rPr>
            <w:noProof/>
            <w:webHidden/>
          </w:rPr>
          <w:tab/>
        </w:r>
        <w:r>
          <w:rPr>
            <w:noProof/>
            <w:webHidden/>
          </w:rPr>
          <w:fldChar w:fldCharType="begin"/>
        </w:r>
        <w:r>
          <w:rPr>
            <w:noProof/>
            <w:webHidden/>
          </w:rPr>
          <w:instrText xml:space="preserve"> PAGEREF _Toc57981379 \h </w:instrText>
        </w:r>
        <w:r>
          <w:rPr>
            <w:noProof/>
            <w:webHidden/>
          </w:rPr>
        </w:r>
        <w:r>
          <w:rPr>
            <w:noProof/>
            <w:webHidden/>
          </w:rPr>
          <w:fldChar w:fldCharType="separate"/>
        </w:r>
        <w:r>
          <w:rPr>
            <w:noProof/>
            <w:webHidden/>
          </w:rPr>
          <w:t>47</w:t>
        </w:r>
        <w:r>
          <w:rPr>
            <w:noProof/>
            <w:webHidden/>
          </w:rPr>
          <w:fldChar w:fldCharType="end"/>
        </w:r>
      </w:hyperlink>
    </w:p>
    <w:p w14:paraId="386E31AE" w14:textId="7EF16808"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80" w:history="1">
        <w:r w:rsidRPr="00D74A2D">
          <w:rPr>
            <w:rStyle w:val="Hyperlink"/>
            <w:noProof/>
            <w:w w:val="99"/>
          </w:rPr>
          <w:t>4.4.4</w:t>
        </w:r>
        <w:r>
          <w:rPr>
            <w:rFonts w:asciiTheme="minorHAnsi" w:eastAsiaTheme="minorEastAsia" w:hAnsiTheme="minorHAnsi" w:cstheme="minorBidi"/>
            <w:noProof/>
            <w:sz w:val="22"/>
          </w:rPr>
          <w:tab/>
        </w:r>
        <w:r w:rsidRPr="00D74A2D">
          <w:rPr>
            <w:rStyle w:val="Hyperlink"/>
            <w:noProof/>
          </w:rPr>
          <w:t>Bus Registration List</w:t>
        </w:r>
        <w:r>
          <w:rPr>
            <w:noProof/>
            <w:webHidden/>
          </w:rPr>
          <w:tab/>
        </w:r>
        <w:r>
          <w:rPr>
            <w:noProof/>
            <w:webHidden/>
          </w:rPr>
          <w:fldChar w:fldCharType="begin"/>
        </w:r>
        <w:r>
          <w:rPr>
            <w:noProof/>
            <w:webHidden/>
          </w:rPr>
          <w:instrText xml:space="preserve"> PAGEREF _Toc57981380 \h </w:instrText>
        </w:r>
        <w:r>
          <w:rPr>
            <w:noProof/>
            <w:webHidden/>
          </w:rPr>
        </w:r>
        <w:r>
          <w:rPr>
            <w:noProof/>
            <w:webHidden/>
          </w:rPr>
          <w:fldChar w:fldCharType="separate"/>
        </w:r>
        <w:r>
          <w:rPr>
            <w:noProof/>
            <w:webHidden/>
          </w:rPr>
          <w:t>48</w:t>
        </w:r>
        <w:r>
          <w:rPr>
            <w:noProof/>
            <w:webHidden/>
          </w:rPr>
          <w:fldChar w:fldCharType="end"/>
        </w:r>
      </w:hyperlink>
    </w:p>
    <w:p w14:paraId="7674BA32" w14:textId="75411064"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81" w:history="1">
        <w:r w:rsidRPr="00D74A2D">
          <w:rPr>
            <w:rStyle w:val="Hyperlink"/>
            <w:noProof/>
            <w:w w:val="99"/>
          </w:rPr>
          <w:t>4.4.5</w:t>
        </w:r>
        <w:r>
          <w:rPr>
            <w:rFonts w:asciiTheme="minorHAnsi" w:eastAsiaTheme="minorEastAsia" w:hAnsiTheme="minorHAnsi" w:cstheme="minorBidi"/>
            <w:noProof/>
            <w:sz w:val="22"/>
          </w:rPr>
          <w:tab/>
        </w:r>
        <w:r w:rsidRPr="00D74A2D">
          <w:rPr>
            <w:rStyle w:val="Hyperlink"/>
            <w:noProof/>
          </w:rPr>
          <w:t>Driver Map Window</w:t>
        </w:r>
        <w:r>
          <w:rPr>
            <w:noProof/>
            <w:webHidden/>
          </w:rPr>
          <w:tab/>
        </w:r>
        <w:r>
          <w:rPr>
            <w:noProof/>
            <w:webHidden/>
          </w:rPr>
          <w:fldChar w:fldCharType="begin"/>
        </w:r>
        <w:r>
          <w:rPr>
            <w:noProof/>
            <w:webHidden/>
          </w:rPr>
          <w:instrText xml:space="preserve"> PAGEREF _Toc57981381 \h </w:instrText>
        </w:r>
        <w:r>
          <w:rPr>
            <w:noProof/>
            <w:webHidden/>
          </w:rPr>
        </w:r>
        <w:r>
          <w:rPr>
            <w:noProof/>
            <w:webHidden/>
          </w:rPr>
          <w:fldChar w:fldCharType="separate"/>
        </w:r>
        <w:r>
          <w:rPr>
            <w:noProof/>
            <w:webHidden/>
          </w:rPr>
          <w:t>49</w:t>
        </w:r>
        <w:r>
          <w:rPr>
            <w:noProof/>
            <w:webHidden/>
          </w:rPr>
          <w:fldChar w:fldCharType="end"/>
        </w:r>
      </w:hyperlink>
    </w:p>
    <w:p w14:paraId="77181622" w14:textId="0E75860A"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82" w:history="1">
        <w:r w:rsidRPr="00D74A2D">
          <w:rPr>
            <w:rStyle w:val="Hyperlink"/>
            <w:noProof/>
            <w:w w:val="99"/>
          </w:rPr>
          <w:t>4.4.6</w:t>
        </w:r>
        <w:r>
          <w:rPr>
            <w:rFonts w:asciiTheme="minorHAnsi" w:eastAsiaTheme="minorEastAsia" w:hAnsiTheme="minorHAnsi" w:cstheme="minorBidi"/>
            <w:noProof/>
            <w:sz w:val="22"/>
          </w:rPr>
          <w:tab/>
        </w:r>
        <w:r w:rsidRPr="00D74A2D">
          <w:rPr>
            <w:rStyle w:val="Hyperlink"/>
            <w:noProof/>
          </w:rPr>
          <w:t>Seat update Window</w:t>
        </w:r>
        <w:r>
          <w:rPr>
            <w:noProof/>
            <w:webHidden/>
          </w:rPr>
          <w:tab/>
        </w:r>
        <w:r>
          <w:rPr>
            <w:noProof/>
            <w:webHidden/>
          </w:rPr>
          <w:fldChar w:fldCharType="begin"/>
        </w:r>
        <w:r>
          <w:rPr>
            <w:noProof/>
            <w:webHidden/>
          </w:rPr>
          <w:instrText xml:space="preserve"> PAGEREF _Toc57981382 \h </w:instrText>
        </w:r>
        <w:r>
          <w:rPr>
            <w:noProof/>
            <w:webHidden/>
          </w:rPr>
        </w:r>
        <w:r>
          <w:rPr>
            <w:noProof/>
            <w:webHidden/>
          </w:rPr>
          <w:fldChar w:fldCharType="separate"/>
        </w:r>
        <w:r>
          <w:rPr>
            <w:noProof/>
            <w:webHidden/>
          </w:rPr>
          <w:t>50</w:t>
        </w:r>
        <w:r>
          <w:rPr>
            <w:noProof/>
            <w:webHidden/>
          </w:rPr>
          <w:fldChar w:fldCharType="end"/>
        </w:r>
      </w:hyperlink>
    </w:p>
    <w:p w14:paraId="72160DDC" w14:textId="3CD2E168" w:rsidR="00B42B50" w:rsidRDefault="00B42B50">
      <w:pPr>
        <w:pStyle w:val="TOC3"/>
        <w:tabs>
          <w:tab w:val="left" w:pos="1320"/>
          <w:tab w:val="right" w:leader="dot" w:pos="8818"/>
        </w:tabs>
        <w:rPr>
          <w:rFonts w:asciiTheme="minorHAnsi" w:eastAsiaTheme="minorEastAsia" w:hAnsiTheme="minorHAnsi" w:cstheme="minorBidi"/>
          <w:noProof/>
          <w:sz w:val="22"/>
        </w:rPr>
      </w:pPr>
      <w:hyperlink w:anchor="_Toc57981383" w:history="1">
        <w:r w:rsidRPr="00D74A2D">
          <w:rPr>
            <w:rStyle w:val="Hyperlink"/>
            <w:noProof/>
            <w:w w:val="99"/>
          </w:rPr>
          <w:t>4.4.7</w:t>
        </w:r>
        <w:r>
          <w:rPr>
            <w:rFonts w:asciiTheme="minorHAnsi" w:eastAsiaTheme="minorEastAsia" w:hAnsiTheme="minorHAnsi" w:cstheme="minorBidi"/>
            <w:noProof/>
            <w:sz w:val="22"/>
          </w:rPr>
          <w:tab/>
        </w:r>
        <w:r w:rsidRPr="00D74A2D">
          <w:rPr>
            <w:rStyle w:val="Hyperlink"/>
            <w:noProof/>
          </w:rPr>
          <w:t>Passenger Map Window</w:t>
        </w:r>
        <w:r>
          <w:rPr>
            <w:noProof/>
            <w:webHidden/>
          </w:rPr>
          <w:tab/>
        </w:r>
        <w:r>
          <w:rPr>
            <w:noProof/>
            <w:webHidden/>
          </w:rPr>
          <w:fldChar w:fldCharType="begin"/>
        </w:r>
        <w:r>
          <w:rPr>
            <w:noProof/>
            <w:webHidden/>
          </w:rPr>
          <w:instrText xml:space="preserve"> PAGEREF _Toc57981383 \h </w:instrText>
        </w:r>
        <w:r>
          <w:rPr>
            <w:noProof/>
            <w:webHidden/>
          </w:rPr>
        </w:r>
        <w:r>
          <w:rPr>
            <w:noProof/>
            <w:webHidden/>
          </w:rPr>
          <w:fldChar w:fldCharType="separate"/>
        </w:r>
        <w:r>
          <w:rPr>
            <w:noProof/>
            <w:webHidden/>
          </w:rPr>
          <w:t>51</w:t>
        </w:r>
        <w:r>
          <w:rPr>
            <w:noProof/>
            <w:webHidden/>
          </w:rPr>
          <w:fldChar w:fldCharType="end"/>
        </w:r>
      </w:hyperlink>
    </w:p>
    <w:p w14:paraId="531EA655" w14:textId="0893E6B7" w:rsidR="00B42B50" w:rsidRDefault="00B42B50">
      <w:pPr>
        <w:pStyle w:val="TOC1"/>
        <w:rPr>
          <w:rFonts w:asciiTheme="minorHAnsi" w:eastAsiaTheme="minorEastAsia" w:hAnsiTheme="minorHAnsi" w:cstheme="minorBidi"/>
          <w:noProof/>
          <w:sz w:val="22"/>
        </w:rPr>
      </w:pPr>
      <w:hyperlink w:anchor="_Toc57981384" w:history="1">
        <w:r w:rsidRPr="00D74A2D">
          <w:rPr>
            <w:rStyle w:val="Hyperlink"/>
            <w:noProof/>
          </w:rPr>
          <w:t>Chapter 5</w:t>
        </w:r>
        <w:r>
          <w:rPr>
            <w:noProof/>
            <w:webHidden/>
          </w:rPr>
          <w:tab/>
        </w:r>
        <w:r>
          <w:rPr>
            <w:noProof/>
            <w:webHidden/>
          </w:rPr>
          <w:fldChar w:fldCharType="begin"/>
        </w:r>
        <w:r>
          <w:rPr>
            <w:noProof/>
            <w:webHidden/>
          </w:rPr>
          <w:instrText xml:space="preserve"> PAGEREF _Toc57981384 \h </w:instrText>
        </w:r>
        <w:r>
          <w:rPr>
            <w:noProof/>
            <w:webHidden/>
          </w:rPr>
        </w:r>
        <w:r>
          <w:rPr>
            <w:noProof/>
            <w:webHidden/>
          </w:rPr>
          <w:fldChar w:fldCharType="separate"/>
        </w:r>
        <w:r>
          <w:rPr>
            <w:noProof/>
            <w:webHidden/>
          </w:rPr>
          <w:t>52</w:t>
        </w:r>
        <w:r>
          <w:rPr>
            <w:noProof/>
            <w:webHidden/>
          </w:rPr>
          <w:fldChar w:fldCharType="end"/>
        </w:r>
      </w:hyperlink>
    </w:p>
    <w:p w14:paraId="59DFFCFE" w14:textId="17221B99" w:rsidR="00B42B50" w:rsidRDefault="00B42B50">
      <w:pPr>
        <w:pStyle w:val="TOC1"/>
        <w:tabs>
          <w:tab w:val="left" w:pos="440"/>
        </w:tabs>
        <w:rPr>
          <w:rFonts w:asciiTheme="minorHAnsi" w:eastAsiaTheme="minorEastAsia" w:hAnsiTheme="minorHAnsi" w:cstheme="minorBidi"/>
          <w:noProof/>
          <w:sz w:val="22"/>
        </w:rPr>
      </w:pPr>
      <w:hyperlink w:anchor="_Toc57981385" w:history="1">
        <w:r w:rsidRPr="00D74A2D">
          <w:rPr>
            <w:rStyle w:val="Hyperlink"/>
            <w:noProof/>
            <w:w w:val="99"/>
            <w:lang w:bidi="ar-SA"/>
          </w:rPr>
          <w:t>5</w:t>
        </w:r>
        <w:r>
          <w:rPr>
            <w:rFonts w:asciiTheme="minorHAnsi" w:eastAsiaTheme="minorEastAsia" w:hAnsiTheme="minorHAnsi" w:cstheme="minorBidi"/>
            <w:noProof/>
            <w:sz w:val="22"/>
          </w:rPr>
          <w:tab/>
        </w:r>
        <w:r w:rsidRPr="00D74A2D">
          <w:rPr>
            <w:rStyle w:val="Hyperlink"/>
            <w:noProof/>
            <w:lang w:bidi="ar-SA"/>
          </w:rPr>
          <w:t>CONCLUSION AND FURTHER DEVELOPMENT</w:t>
        </w:r>
        <w:r>
          <w:rPr>
            <w:noProof/>
            <w:webHidden/>
          </w:rPr>
          <w:tab/>
        </w:r>
        <w:r>
          <w:rPr>
            <w:noProof/>
            <w:webHidden/>
          </w:rPr>
          <w:fldChar w:fldCharType="begin"/>
        </w:r>
        <w:r>
          <w:rPr>
            <w:noProof/>
            <w:webHidden/>
          </w:rPr>
          <w:instrText xml:space="preserve"> PAGEREF _Toc57981385 \h </w:instrText>
        </w:r>
        <w:r>
          <w:rPr>
            <w:noProof/>
            <w:webHidden/>
          </w:rPr>
        </w:r>
        <w:r>
          <w:rPr>
            <w:noProof/>
            <w:webHidden/>
          </w:rPr>
          <w:fldChar w:fldCharType="separate"/>
        </w:r>
        <w:r>
          <w:rPr>
            <w:noProof/>
            <w:webHidden/>
          </w:rPr>
          <w:t>52</w:t>
        </w:r>
        <w:r>
          <w:rPr>
            <w:noProof/>
            <w:webHidden/>
          </w:rPr>
          <w:fldChar w:fldCharType="end"/>
        </w:r>
      </w:hyperlink>
    </w:p>
    <w:p w14:paraId="00F98E9E" w14:textId="49C9ABE2"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86" w:history="1">
        <w:r w:rsidRPr="00D74A2D">
          <w:rPr>
            <w:rStyle w:val="Hyperlink"/>
            <w:noProof/>
            <w:lang w:bidi="ar-SA"/>
          </w:rPr>
          <w:t>5.1</w:t>
        </w:r>
        <w:r>
          <w:rPr>
            <w:rFonts w:asciiTheme="minorHAnsi" w:eastAsiaTheme="minorEastAsia" w:hAnsiTheme="minorHAnsi" w:cstheme="minorBidi"/>
            <w:noProof/>
            <w:sz w:val="22"/>
          </w:rPr>
          <w:tab/>
        </w:r>
        <w:r w:rsidRPr="00D74A2D">
          <w:rPr>
            <w:rStyle w:val="Hyperlink"/>
            <w:noProof/>
            <w:lang w:bidi="ar-SA"/>
          </w:rPr>
          <w:t>Introduction</w:t>
        </w:r>
        <w:r>
          <w:rPr>
            <w:noProof/>
            <w:webHidden/>
          </w:rPr>
          <w:tab/>
        </w:r>
        <w:r>
          <w:rPr>
            <w:noProof/>
            <w:webHidden/>
          </w:rPr>
          <w:fldChar w:fldCharType="begin"/>
        </w:r>
        <w:r>
          <w:rPr>
            <w:noProof/>
            <w:webHidden/>
          </w:rPr>
          <w:instrText xml:space="preserve"> PAGEREF _Toc57981386 \h </w:instrText>
        </w:r>
        <w:r>
          <w:rPr>
            <w:noProof/>
            <w:webHidden/>
          </w:rPr>
        </w:r>
        <w:r>
          <w:rPr>
            <w:noProof/>
            <w:webHidden/>
          </w:rPr>
          <w:fldChar w:fldCharType="separate"/>
        </w:r>
        <w:r>
          <w:rPr>
            <w:noProof/>
            <w:webHidden/>
          </w:rPr>
          <w:t>52</w:t>
        </w:r>
        <w:r>
          <w:rPr>
            <w:noProof/>
            <w:webHidden/>
          </w:rPr>
          <w:fldChar w:fldCharType="end"/>
        </w:r>
      </w:hyperlink>
    </w:p>
    <w:p w14:paraId="00E0FDEC" w14:textId="1B18A75C"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87" w:history="1">
        <w:r w:rsidRPr="00D74A2D">
          <w:rPr>
            <w:rStyle w:val="Hyperlink"/>
            <w:noProof/>
            <w:lang w:bidi="ar-SA"/>
          </w:rPr>
          <w:t>5.2</w:t>
        </w:r>
        <w:r>
          <w:rPr>
            <w:rFonts w:asciiTheme="minorHAnsi" w:eastAsiaTheme="minorEastAsia" w:hAnsiTheme="minorHAnsi" w:cstheme="minorBidi"/>
            <w:noProof/>
            <w:sz w:val="22"/>
          </w:rPr>
          <w:tab/>
        </w:r>
        <w:r w:rsidRPr="00D74A2D">
          <w:rPr>
            <w:rStyle w:val="Hyperlink"/>
            <w:noProof/>
            <w:lang w:bidi="ar-SA"/>
          </w:rPr>
          <w:t>Project</w:t>
        </w:r>
        <w:r>
          <w:rPr>
            <w:noProof/>
            <w:webHidden/>
          </w:rPr>
          <w:tab/>
        </w:r>
        <w:r>
          <w:rPr>
            <w:noProof/>
            <w:webHidden/>
          </w:rPr>
          <w:fldChar w:fldCharType="begin"/>
        </w:r>
        <w:r>
          <w:rPr>
            <w:noProof/>
            <w:webHidden/>
          </w:rPr>
          <w:instrText xml:space="preserve"> PAGEREF _Toc57981387 \h </w:instrText>
        </w:r>
        <w:r>
          <w:rPr>
            <w:noProof/>
            <w:webHidden/>
          </w:rPr>
        </w:r>
        <w:r>
          <w:rPr>
            <w:noProof/>
            <w:webHidden/>
          </w:rPr>
          <w:fldChar w:fldCharType="separate"/>
        </w:r>
        <w:r>
          <w:rPr>
            <w:noProof/>
            <w:webHidden/>
          </w:rPr>
          <w:t>52</w:t>
        </w:r>
        <w:r>
          <w:rPr>
            <w:noProof/>
            <w:webHidden/>
          </w:rPr>
          <w:fldChar w:fldCharType="end"/>
        </w:r>
      </w:hyperlink>
    </w:p>
    <w:p w14:paraId="5279F4E4" w14:textId="16BECEF1"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88" w:history="1">
        <w:r w:rsidRPr="00D74A2D">
          <w:rPr>
            <w:rStyle w:val="Hyperlink"/>
            <w:noProof/>
            <w:lang w:bidi="ar-SA"/>
          </w:rPr>
          <w:t>5.3</w:t>
        </w:r>
        <w:r>
          <w:rPr>
            <w:rFonts w:asciiTheme="minorHAnsi" w:eastAsiaTheme="minorEastAsia" w:hAnsiTheme="minorHAnsi" w:cstheme="minorBidi"/>
            <w:noProof/>
            <w:sz w:val="22"/>
          </w:rPr>
          <w:tab/>
        </w:r>
        <w:r w:rsidRPr="00D74A2D">
          <w:rPr>
            <w:rStyle w:val="Hyperlink"/>
            <w:noProof/>
            <w:lang w:bidi="ar-SA"/>
          </w:rPr>
          <w:t>System</w:t>
        </w:r>
        <w:r>
          <w:rPr>
            <w:noProof/>
            <w:webHidden/>
          </w:rPr>
          <w:tab/>
        </w:r>
        <w:r>
          <w:rPr>
            <w:noProof/>
            <w:webHidden/>
          </w:rPr>
          <w:fldChar w:fldCharType="begin"/>
        </w:r>
        <w:r>
          <w:rPr>
            <w:noProof/>
            <w:webHidden/>
          </w:rPr>
          <w:instrText xml:space="preserve"> PAGEREF _Toc57981388 \h </w:instrText>
        </w:r>
        <w:r>
          <w:rPr>
            <w:noProof/>
            <w:webHidden/>
          </w:rPr>
        </w:r>
        <w:r>
          <w:rPr>
            <w:noProof/>
            <w:webHidden/>
          </w:rPr>
          <w:fldChar w:fldCharType="separate"/>
        </w:r>
        <w:r>
          <w:rPr>
            <w:noProof/>
            <w:webHidden/>
          </w:rPr>
          <w:t>52</w:t>
        </w:r>
        <w:r>
          <w:rPr>
            <w:noProof/>
            <w:webHidden/>
          </w:rPr>
          <w:fldChar w:fldCharType="end"/>
        </w:r>
      </w:hyperlink>
    </w:p>
    <w:p w14:paraId="2BB4AFF9" w14:textId="12BD9E4D"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89" w:history="1">
        <w:r w:rsidRPr="00D74A2D">
          <w:rPr>
            <w:rStyle w:val="Hyperlink"/>
            <w:noProof/>
            <w:lang w:bidi="ar-SA"/>
          </w:rPr>
          <w:t>5.4</w:t>
        </w:r>
        <w:r>
          <w:rPr>
            <w:rFonts w:asciiTheme="minorHAnsi" w:eastAsiaTheme="minorEastAsia" w:hAnsiTheme="minorHAnsi" w:cstheme="minorBidi"/>
            <w:noProof/>
            <w:sz w:val="22"/>
          </w:rPr>
          <w:tab/>
        </w:r>
        <w:r w:rsidRPr="00D74A2D">
          <w:rPr>
            <w:rStyle w:val="Hyperlink"/>
            <w:noProof/>
            <w:lang w:bidi="ar-SA"/>
          </w:rPr>
          <w:t>Conclusion</w:t>
        </w:r>
        <w:r>
          <w:rPr>
            <w:noProof/>
            <w:webHidden/>
          </w:rPr>
          <w:tab/>
        </w:r>
        <w:r>
          <w:rPr>
            <w:noProof/>
            <w:webHidden/>
          </w:rPr>
          <w:fldChar w:fldCharType="begin"/>
        </w:r>
        <w:r>
          <w:rPr>
            <w:noProof/>
            <w:webHidden/>
          </w:rPr>
          <w:instrText xml:space="preserve"> PAGEREF _Toc57981389 \h </w:instrText>
        </w:r>
        <w:r>
          <w:rPr>
            <w:noProof/>
            <w:webHidden/>
          </w:rPr>
        </w:r>
        <w:r>
          <w:rPr>
            <w:noProof/>
            <w:webHidden/>
          </w:rPr>
          <w:fldChar w:fldCharType="separate"/>
        </w:r>
        <w:r>
          <w:rPr>
            <w:noProof/>
            <w:webHidden/>
          </w:rPr>
          <w:t>52</w:t>
        </w:r>
        <w:r>
          <w:rPr>
            <w:noProof/>
            <w:webHidden/>
          </w:rPr>
          <w:fldChar w:fldCharType="end"/>
        </w:r>
      </w:hyperlink>
    </w:p>
    <w:p w14:paraId="4DCFA638" w14:textId="50A33270" w:rsidR="00B42B50" w:rsidRDefault="00B42B50">
      <w:pPr>
        <w:pStyle w:val="TOC2"/>
        <w:tabs>
          <w:tab w:val="left" w:pos="880"/>
          <w:tab w:val="right" w:leader="dot" w:pos="8818"/>
        </w:tabs>
        <w:rPr>
          <w:rFonts w:asciiTheme="minorHAnsi" w:eastAsiaTheme="minorEastAsia" w:hAnsiTheme="minorHAnsi" w:cstheme="minorBidi"/>
          <w:noProof/>
          <w:sz w:val="22"/>
        </w:rPr>
      </w:pPr>
      <w:hyperlink w:anchor="_Toc57981390" w:history="1">
        <w:r w:rsidRPr="00D74A2D">
          <w:rPr>
            <w:rStyle w:val="Hyperlink"/>
            <w:noProof/>
            <w:lang w:bidi="ar-SA"/>
          </w:rPr>
          <w:t>5.5</w:t>
        </w:r>
        <w:r>
          <w:rPr>
            <w:rFonts w:asciiTheme="minorHAnsi" w:eastAsiaTheme="minorEastAsia" w:hAnsiTheme="minorHAnsi" w:cstheme="minorBidi"/>
            <w:noProof/>
            <w:sz w:val="22"/>
          </w:rPr>
          <w:tab/>
        </w:r>
        <w:r w:rsidRPr="00D74A2D">
          <w:rPr>
            <w:rStyle w:val="Hyperlink"/>
            <w:noProof/>
            <w:lang w:bidi="ar-SA"/>
          </w:rPr>
          <w:t>Future Modifications</w:t>
        </w:r>
        <w:r>
          <w:rPr>
            <w:noProof/>
            <w:webHidden/>
          </w:rPr>
          <w:tab/>
        </w:r>
        <w:r>
          <w:rPr>
            <w:noProof/>
            <w:webHidden/>
          </w:rPr>
          <w:fldChar w:fldCharType="begin"/>
        </w:r>
        <w:r>
          <w:rPr>
            <w:noProof/>
            <w:webHidden/>
          </w:rPr>
          <w:instrText xml:space="preserve"> PAGEREF _Toc57981390 \h </w:instrText>
        </w:r>
        <w:r>
          <w:rPr>
            <w:noProof/>
            <w:webHidden/>
          </w:rPr>
        </w:r>
        <w:r>
          <w:rPr>
            <w:noProof/>
            <w:webHidden/>
          </w:rPr>
          <w:fldChar w:fldCharType="separate"/>
        </w:r>
        <w:r>
          <w:rPr>
            <w:noProof/>
            <w:webHidden/>
          </w:rPr>
          <w:t>53</w:t>
        </w:r>
        <w:r>
          <w:rPr>
            <w:noProof/>
            <w:webHidden/>
          </w:rPr>
          <w:fldChar w:fldCharType="end"/>
        </w:r>
      </w:hyperlink>
    </w:p>
    <w:p w14:paraId="3228861D" w14:textId="7EEE9AAE" w:rsidR="00B42B50" w:rsidRDefault="00B42B50">
      <w:pPr>
        <w:pStyle w:val="TOC1"/>
        <w:rPr>
          <w:rFonts w:asciiTheme="minorHAnsi" w:eastAsiaTheme="minorEastAsia" w:hAnsiTheme="minorHAnsi" w:cstheme="minorBidi"/>
          <w:noProof/>
          <w:sz w:val="22"/>
        </w:rPr>
      </w:pPr>
      <w:hyperlink w:anchor="_Toc57981391" w:history="1">
        <w:r w:rsidRPr="00D74A2D">
          <w:rPr>
            <w:rStyle w:val="Hyperlink"/>
            <w:noProof/>
          </w:rPr>
          <w:t>Chapter 6</w:t>
        </w:r>
        <w:r>
          <w:rPr>
            <w:noProof/>
            <w:webHidden/>
          </w:rPr>
          <w:tab/>
        </w:r>
        <w:r>
          <w:rPr>
            <w:noProof/>
            <w:webHidden/>
          </w:rPr>
          <w:fldChar w:fldCharType="begin"/>
        </w:r>
        <w:r>
          <w:rPr>
            <w:noProof/>
            <w:webHidden/>
          </w:rPr>
          <w:instrText xml:space="preserve"> PAGEREF _Toc57981391 \h </w:instrText>
        </w:r>
        <w:r>
          <w:rPr>
            <w:noProof/>
            <w:webHidden/>
          </w:rPr>
        </w:r>
        <w:r>
          <w:rPr>
            <w:noProof/>
            <w:webHidden/>
          </w:rPr>
          <w:fldChar w:fldCharType="separate"/>
        </w:r>
        <w:r>
          <w:rPr>
            <w:noProof/>
            <w:webHidden/>
          </w:rPr>
          <w:t>54</w:t>
        </w:r>
        <w:r>
          <w:rPr>
            <w:noProof/>
            <w:webHidden/>
          </w:rPr>
          <w:fldChar w:fldCharType="end"/>
        </w:r>
      </w:hyperlink>
    </w:p>
    <w:p w14:paraId="57ADE338" w14:textId="1FCC0A3C" w:rsidR="00B42B50" w:rsidRDefault="00B42B50">
      <w:pPr>
        <w:pStyle w:val="TOC1"/>
        <w:tabs>
          <w:tab w:val="left" w:pos="440"/>
        </w:tabs>
        <w:rPr>
          <w:rFonts w:asciiTheme="minorHAnsi" w:eastAsiaTheme="minorEastAsia" w:hAnsiTheme="minorHAnsi" w:cstheme="minorBidi"/>
          <w:noProof/>
          <w:sz w:val="22"/>
        </w:rPr>
      </w:pPr>
      <w:hyperlink w:anchor="_Toc57981392" w:history="1">
        <w:r w:rsidRPr="00D74A2D">
          <w:rPr>
            <w:rStyle w:val="Hyperlink"/>
            <w:noProof/>
            <w:w w:val="99"/>
            <w:lang w:bidi="ar-SA"/>
          </w:rPr>
          <w:t>6</w:t>
        </w:r>
        <w:r>
          <w:rPr>
            <w:rFonts w:asciiTheme="minorHAnsi" w:eastAsiaTheme="minorEastAsia" w:hAnsiTheme="minorHAnsi" w:cstheme="minorBidi"/>
            <w:noProof/>
            <w:sz w:val="22"/>
          </w:rPr>
          <w:tab/>
        </w:r>
        <w:r w:rsidRPr="00D74A2D">
          <w:rPr>
            <w:rStyle w:val="Hyperlink"/>
            <w:noProof/>
            <w:lang w:bidi="ar-SA"/>
          </w:rPr>
          <w:t>References</w:t>
        </w:r>
        <w:r>
          <w:rPr>
            <w:noProof/>
            <w:webHidden/>
          </w:rPr>
          <w:tab/>
        </w:r>
        <w:r>
          <w:rPr>
            <w:noProof/>
            <w:webHidden/>
          </w:rPr>
          <w:fldChar w:fldCharType="begin"/>
        </w:r>
        <w:r>
          <w:rPr>
            <w:noProof/>
            <w:webHidden/>
          </w:rPr>
          <w:instrText xml:space="preserve"> PAGEREF _Toc57981392 \h </w:instrText>
        </w:r>
        <w:r>
          <w:rPr>
            <w:noProof/>
            <w:webHidden/>
          </w:rPr>
        </w:r>
        <w:r>
          <w:rPr>
            <w:noProof/>
            <w:webHidden/>
          </w:rPr>
          <w:fldChar w:fldCharType="separate"/>
        </w:r>
        <w:r>
          <w:rPr>
            <w:noProof/>
            <w:webHidden/>
          </w:rPr>
          <w:t>54</w:t>
        </w:r>
        <w:r>
          <w:rPr>
            <w:noProof/>
            <w:webHidden/>
          </w:rPr>
          <w:fldChar w:fldCharType="end"/>
        </w:r>
      </w:hyperlink>
    </w:p>
    <w:p w14:paraId="0EC330A3" w14:textId="44F2CFA2" w:rsidR="00EB45E5" w:rsidRDefault="00981A4D" w:rsidP="00EB45E5">
      <w:pPr>
        <w:widowControl w:val="0"/>
        <w:autoSpaceDE w:val="0"/>
        <w:autoSpaceDN w:val="0"/>
        <w:adjustRightInd w:val="0"/>
        <w:spacing w:before="63" w:after="0" w:line="240" w:lineRule="auto"/>
        <w:ind w:right="3450"/>
        <w:rPr>
          <w:rFonts w:cs="Times New Roman"/>
          <w:b/>
          <w:bCs/>
          <w:w w:val="99"/>
          <w:szCs w:val="24"/>
        </w:rPr>
      </w:pPr>
      <w:r>
        <w:rPr>
          <w:rFonts w:cs="Times New Roman"/>
          <w:b/>
          <w:bCs/>
          <w:w w:val="99"/>
          <w:szCs w:val="24"/>
        </w:rPr>
        <w:fldChar w:fldCharType="end"/>
      </w:r>
    </w:p>
    <w:p w14:paraId="712D8D3E" w14:textId="77777777" w:rsidR="00EB45E5" w:rsidRDefault="00EB45E5" w:rsidP="00EB45E5">
      <w:pPr>
        <w:widowControl w:val="0"/>
        <w:autoSpaceDE w:val="0"/>
        <w:autoSpaceDN w:val="0"/>
        <w:adjustRightInd w:val="0"/>
        <w:spacing w:before="63" w:after="0" w:line="240" w:lineRule="auto"/>
        <w:ind w:right="3450"/>
        <w:rPr>
          <w:rFonts w:cs="Times New Roman"/>
          <w:b/>
          <w:bCs/>
          <w:w w:val="99"/>
          <w:szCs w:val="24"/>
        </w:rPr>
      </w:pPr>
    </w:p>
    <w:p w14:paraId="7B906DEB" w14:textId="77777777" w:rsidR="00EB45E5" w:rsidRDefault="00EB45E5" w:rsidP="00EB45E5">
      <w:pPr>
        <w:spacing w:after="0" w:line="240" w:lineRule="auto"/>
        <w:jc w:val="left"/>
        <w:rPr>
          <w:rFonts w:cs="Times New Roman"/>
          <w:b/>
          <w:bCs/>
          <w:w w:val="99"/>
          <w:szCs w:val="24"/>
        </w:rPr>
      </w:pPr>
      <w:r>
        <w:rPr>
          <w:rFonts w:cs="Times New Roman"/>
          <w:b/>
          <w:bCs/>
          <w:w w:val="99"/>
          <w:szCs w:val="24"/>
        </w:rPr>
        <w:br w:type="page"/>
      </w:r>
    </w:p>
    <w:p w14:paraId="6ED5CDE0" w14:textId="77777777" w:rsidR="00EB45E5" w:rsidRDefault="00EB45E5" w:rsidP="00EB45E5">
      <w:pPr>
        <w:widowControl w:val="0"/>
        <w:autoSpaceDE w:val="0"/>
        <w:autoSpaceDN w:val="0"/>
        <w:adjustRightInd w:val="0"/>
        <w:spacing w:before="63" w:after="0" w:line="240" w:lineRule="auto"/>
        <w:ind w:right="3450"/>
        <w:rPr>
          <w:rFonts w:cs="Times New Roman"/>
          <w:b/>
          <w:bCs/>
          <w:w w:val="99"/>
          <w:szCs w:val="24"/>
        </w:rPr>
      </w:pPr>
    </w:p>
    <w:p w14:paraId="1B47EDCF" w14:textId="77777777" w:rsidR="00CF0521" w:rsidRDefault="00981A4D" w:rsidP="0078743F">
      <w:pPr>
        <w:pStyle w:val="TableofFigures"/>
        <w:tabs>
          <w:tab w:val="right" w:leader="dot" w:pos="8810"/>
        </w:tabs>
        <w:rPr>
          <w:rFonts w:asciiTheme="minorHAnsi" w:eastAsiaTheme="minorEastAsia" w:hAnsiTheme="minorHAnsi" w:cstheme="minorBidi"/>
          <w:noProof/>
          <w:sz w:val="22"/>
          <w:lang w:bidi="ar-SA"/>
        </w:rPr>
      </w:pPr>
      <w:r>
        <w:rPr>
          <w:rFonts w:cs="Times New Roman"/>
          <w:b/>
          <w:bCs/>
          <w:w w:val="99"/>
          <w:szCs w:val="24"/>
        </w:rPr>
        <w:fldChar w:fldCharType="begin"/>
      </w:r>
      <w:r w:rsidR="00EB45E5">
        <w:rPr>
          <w:rFonts w:cs="Times New Roman"/>
          <w:b/>
          <w:bCs/>
          <w:w w:val="99"/>
          <w:szCs w:val="24"/>
        </w:rPr>
        <w:instrText xml:space="preserve"> TOC \h \z \c "Table" </w:instrText>
      </w:r>
      <w:r>
        <w:rPr>
          <w:rFonts w:cs="Times New Roman"/>
          <w:b/>
          <w:bCs/>
          <w:w w:val="99"/>
          <w:szCs w:val="24"/>
        </w:rPr>
        <w:fldChar w:fldCharType="separate"/>
      </w:r>
    </w:p>
    <w:p w14:paraId="317AD32D" w14:textId="77777777" w:rsidR="00CF0521" w:rsidRDefault="00CF0521">
      <w:pPr>
        <w:pStyle w:val="TableofFigures"/>
        <w:tabs>
          <w:tab w:val="right" w:leader="dot" w:pos="8810"/>
        </w:tabs>
        <w:rPr>
          <w:rFonts w:asciiTheme="minorHAnsi" w:eastAsiaTheme="minorEastAsia" w:hAnsiTheme="minorHAnsi" w:cstheme="minorBidi"/>
          <w:noProof/>
          <w:sz w:val="22"/>
          <w:lang w:bidi="ar-SA"/>
        </w:rPr>
      </w:pPr>
    </w:p>
    <w:p w14:paraId="500428EF" w14:textId="77777777" w:rsidR="00EB45E5" w:rsidRDefault="00981A4D" w:rsidP="0078743F">
      <w:pPr>
        <w:widowControl w:val="0"/>
        <w:autoSpaceDE w:val="0"/>
        <w:autoSpaceDN w:val="0"/>
        <w:adjustRightInd w:val="0"/>
        <w:spacing w:before="63" w:after="0" w:line="240" w:lineRule="auto"/>
        <w:ind w:right="3450"/>
        <w:rPr>
          <w:rFonts w:cs="Times New Roman"/>
          <w:b/>
          <w:bCs/>
          <w:w w:val="99"/>
          <w:szCs w:val="24"/>
        </w:rPr>
      </w:pPr>
      <w:r>
        <w:rPr>
          <w:rFonts w:cs="Times New Roman"/>
          <w:b/>
          <w:bCs/>
          <w:w w:val="99"/>
          <w:szCs w:val="24"/>
        </w:rPr>
        <w:fldChar w:fldCharType="end"/>
      </w:r>
    </w:p>
    <w:p w14:paraId="4AA32C85" w14:textId="77777777" w:rsidR="00EB45E5" w:rsidRDefault="00EB45E5" w:rsidP="00EB45E5">
      <w:pPr>
        <w:spacing w:after="0" w:line="240" w:lineRule="auto"/>
        <w:jc w:val="left"/>
        <w:rPr>
          <w:rFonts w:cs="Times New Roman"/>
          <w:b/>
          <w:bCs/>
          <w:sz w:val="28"/>
          <w:szCs w:val="28"/>
        </w:rPr>
      </w:pPr>
    </w:p>
    <w:p w14:paraId="70EFC008" w14:textId="77777777" w:rsidR="00EB45E5" w:rsidRDefault="00EB45E5" w:rsidP="00EB45E5">
      <w:pPr>
        <w:autoSpaceDE w:val="0"/>
        <w:autoSpaceDN w:val="0"/>
        <w:adjustRightInd w:val="0"/>
        <w:spacing w:after="0" w:line="240" w:lineRule="auto"/>
        <w:rPr>
          <w:rFonts w:cs="Times New Roman"/>
          <w:b/>
          <w:bCs/>
          <w:sz w:val="28"/>
          <w:szCs w:val="28"/>
        </w:rPr>
      </w:pPr>
      <w:r w:rsidRPr="0019243D">
        <w:rPr>
          <w:rFonts w:cs="Times New Roman"/>
          <w:b/>
          <w:bCs/>
          <w:sz w:val="28"/>
          <w:szCs w:val="28"/>
        </w:rPr>
        <w:t>List of Abbreviations</w:t>
      </w:r>
    </w:p>
    <w:p w14:paraId="38A6EB51" w14:textId="77777777" w:rsidR="00EB45E5" w:rsidRDefault="00EB45E5" w:rsidP="00EB45E5">
      <w:pPr>
        <w:autoSpaceDE w:val="0"/>
        <w:autoSpaceDN w:val="0"/>
        <w:adjustRightInd w:val="0"/>
        <w:spacing w:after="0" w:line="240" w:lineRule="auto"/>
        <w:rPr>
          <w:rFonts w:cs="Times New Roman"/>
          <w:b/>
          <w:bCs/>
          <w:sz w:val="28"/>
          <w:szCs w:val="28"/>
        </w:rPr>
      </w:pPr>
    </w:p>
    <w:p w14:paraId="4DA69B58" w14:textId="77777777" w:rsidR="00336955" w:rsidRDefault="00336955" w:rsidP="00DB0D5D">
      <w:pPr>
        <w:spacing w:after="0"/>
        <w:jc w:val="left"/>
        <w:rPr>
          <w:rFonts w:cs="Times New Roman"/>
          <w:szCs w:val="24"/>
        </w:rPr>
      </w:pPr>
      <w:r>
        <w:rPr>
          <w:rFonts w:cs="Times New Roman"/>
          <w:szCs w:val="24"/>
        </w:rPr>
        <w:t>CSS</w:t>
      </w:r>
      <w:r>
        <w:rPr>
          <w:rFonts w:cs="Times New Roman"/>
          <w:szCs w:val="24"/>
        </w:rPr>
        <w:tab/>
      </w:r>
      <w:r>
        <w:rPr>
          <w:rFonts w:cs="Times New Roman"/>
          <w:szCs w:val="24"/>
        </w:rPr>
        <w:tab/>
        <w:t>Cascading Style Sheet</w:t>
      </w:r>
    </w:p>
    <w:p w14:paraId="0BA24E19" w14:textId="77777777" w:rsidR="00336955" w:rsidRDefault="00336955" w:rsidP="00DB0D5D">
      <w:pPr>
        <w:spacing w:after="0"/>
        <w:jc w:val="left"/>
        <w:rPr>
          <w:rFonts w:cs="Times New Roman"/>
          <w:szCs w:val="24"/>
        </w:rPr>
      </w:pPr>
      <w:r>
        <w:rPr>
          <w:rFonts w:cs="Times New Roman"/>
          <w:szCs w:val="24"/>
        </w:rPr>
        <w:t>DB</w:t>
      </w:r>
      <w:r>
        <w:rPr>
          <w:rFonts w:cs="Times New Roman"/>
          <w:szCs w:val="24"/>
        </w:rPr>
        <w:tab/>
      </w:r>
      <w:r>
        <w:rPr>
          <w:rFonts w:cs="Times New Roman"/>
          <w:szCs w:val="24"/>
        </w:rPr>
        <w:tab/>
        <w:t>Database</w:t>
      </w:r>
    </w:p>
    <w:p w14:paraId="6C9AC15D" w14:textId="77777777" w:rsidR="00336955" w:rsidRDefault="00336955" w:rsidP="00DB0D5D">
      <w:pPr>
        <w:spacing w:after="0"/>
        <w:jc w:val="left"/>
        <w:rPr>
          <w:rFonts w:cs="Times New Roman"/>
          <w:szCs w:val="24"/>
        </w:rPr>
      </w:pPr>
      <w:r>
        <w:rPr>
          <w:rFonts w:cs="Times New Roman"/>
          <w:szCs w:val="24"/>
        </w:rPr>
        <w:t>GPS</w:t>
      </w:r>
      <w:r>
        <w:rPr>
          <w:rFonts w:cs="Times New Roman"/>
          <w:szCs w:val="24"/>
        </w:rPr>
        <w:tab/>
      </w:r>
      <w:r>
        <w:rPr>
          <w:rFonts w:cs="Times New Roman"/>
          <w:szCs w:val="24"/>
        </w:rPr>
        <w:tab/>
        <w:t>Global Position System</w:t>
      </w:r>
    </w:p>
    <w:p w14:paraId="07F8F40A" w14:textId="77777777" w:rsidR="00336955" w:rsidRDefault="00336955" w:rsidP="00DB0D5D">
      <w:pPr>
        <w:spacing w:after="0"/>
        <w:jc w:val="left"/>
        <w:rPr>
          <w:rFonts w:cs="Times New Roman"/>
          <w:szCs w:val="24"/>
        </w:rPr>
      </w:pPr>
      <w:r>
        <w:rPr>
          <w:rFonts w:cs="Times New Roman"/>
          <w:szCs w:val="24"/>
        </w:rPr>
        <w:t>HTML</w:t>
      </w:r>
      <w:r>
        <w:rPr>
          <w:rFonts w:cs="Times New Roman"/>
          <w:szCs w:val="24"/>
        </w:rPr>
        <w:tab/>
      </w:r>
      <w:r>
        <w:rPr>
          <w:rFonts w:cs="Times New Roman"/>
          <w:szCs w:val="24"/>
        </w:rPr>
        <w:tab/>
        <w:t>Hypertext Markup Language</w:t>
      </w:r>
    </w:p>
    <w:p w14:paraId="74B6E2CB" w14:textId="77777777" w:rsidR="00336955" w:rsidRDefault="00336955" w:rsidP="00DB0D5D">
      <w:pPr>
        <w:spacing w:after="0"/>
        <w:jc w:val="left"/>
        <w:rPr>
          <w:rFonts w:cs="Times New Roman"/>
          <w:szCs w:val="24"/>
        </w:rPr>
      </w:pPr>
      <w:r>
        <w:rPr>
          <w:rFonts w:cs="Times New Roman"/>
          <w:szCs w:val="24"/>
        </w:rPr>
        <w:t>IOS</w:t>
      </w:r>
      <w:r>
        <w:rPr>
          <w:rFonts w:cs="Times New Roman"/>
          <w:szCs w:val="24"/>
        </w:rPr>
        <w:tab/>
      </w:r>
      <w:r>
        <w:rPr>
          <w:rFonts w:cs="Times New Roman"/>
          <w:szCs w:val="24"/>
        </w:rPr>
        <w:tab/>
        <w:t>Apple Operating System</w:t>
      </w:r>
    </w:p>
    <w:p w14:paraId="27278AAC" w14:textId="77777777" w:rsidR="00336955" w:rsidRDefault="00336955" w:rsidP="00DB0D5D">
      <w:pPr>
        <w:spacing w:after="0"/>
        <w:jc w:val="left"/>
        <w:rPr>
          <w:rFonts w:cs="Times New Roman"/>
          <w:szCs w:val="24"/>
        </w:rPr>
      </w:pPr>
      <w:r>
        <w:rPr>
          <w:rFonts w:cs="Times New Roman"/>
          <w:szCs w:val="24"/>
        </w:rPr>
        <w:t>OS</w:t>
      </w:r>
      <w:r>
        <w:rPr>
          <w:rFonts w:cs="Times New Roman"/>
          <w:szCs w:val="24"/>
        </w:rPr>
        <w:tab/>
      </w:r>
      <w:r>
        <w:rPr>
          <w:rFonts w:cs="Times New Roman"/>
          <w:szCs w:val="24"/>
        </w:rPr>
        <w:tab/>
        <w:t>Operating System</w:t>
      </w:r>
    </w:p>
    <w:p w14:paraId="32FFA4F4" w14:textId="77777777" w:rsidR="00336955" w:rsidRDefault="00336955" w:rsidP="00DB0D5D">
      <w:pPr>
        <w:autoSpaceDE w:val="0"/>
        <w:autoSpaceDN w:val="0"/>
        <w:adjustRightInd w:val="0"/>
        <w:spacing w:after="0"/>
        <w:rPr>
          <w:rFonts w:cs="Times New Roman"/>
          <w:szCs w:val="24"/>
        </w:rPr>
      </w:pPr>
      <w:r>
        <w:rPr>
          <w:rFonts w:cs="Times New Roman"/>
          <w:szCs w:val="24"/>
        </w:rPr>
        <w:t>OUSL</w:t>
      </w:r>
      <w:r w:rsidRPr="00EF7E99">
        <w:rPr>
          <w:rFonts w:cs="Times New Roman"/>
          <w:szCs w:val="24"/>
        </w:rPr>
        <w:tab/>
      </w:r>
      <w:r>
        <w:rPr>
          <w:rFonts w:cs="Times New Roman"/>
          <w:szCs w:val="24"/>
        </w:rPr>
        <w:tab/>
        <w:t>Open University of Sri Lanka</w:t>
      </w:r>
      <w:r>
        <w:rPr>
          <w:rFonts w:cs="Times New Roman"/>
          <w:szCs w:val="24"/>
        </w:rPr>
        <w:tab/>
      </w:r>
    </w:p>
    <w:p w14:paraId="1467EE86" w14:textId="77777777" w:rsidR="00336955" w:rsidRDefault="00336955" w:rsidP="00DB0D5D">
      <w:pPr>
        <w:spacing w:after="0"/>
        <w:jc w:val="left"/>
        <w:rPr>
          <w:rFonts w:cs="Times New Roman"/>
          <w:szCs w:val="24"/>
        </w:rPr>
      </w:pPr>
      <w:r>
        <w:rPr>
          <w:rFonts w:cs="Times New Roman"/>
          <w:szCs w:val="24"/>
        </w:rPr>
        <w:t>RAM</w:t>
      </w:r>
      <w:r>
        <w:rPr>
          <w:rFonts w:cs="Times New Roman"/>
          <w:szCs w:val="24"/>
        </w:rPr>
        <w:tab/>
      </w:r>
      <w:r>
        <w:rPr>
          <w:rFonts w:cs="Times New Roman"/>
          <w:szCs w:val="24"/>
        </w:rPr>
        <w:tab/>
        <w:t>Random Access Memory</w:t>
      </w:r>
    </w:p>
    <w:p w14:paraId="723641E6" w14:textId="77777777" w:rsidR="00336955" w:rsidRDefault="00336955" w:rsidP="00DB0D5D">
      <w:pPr>
        <w:spacing w:after="0"/>
        <w:jc w:val="left"/>
        <w:rPr>
          <w:rFonts w:cs="Times New Roman"/>
          <w:szCs w:val="24"/>
        </w:rPr>
      </w:pPr>
      <w:r>
        <w:rPr>
          <w:rFonts w:cs="Times New Roman"/>
          <w:szCs w:val="24"/>
        </w:rPr>
        <w:t>UI</w:t>
      </w:r>
      <w:r>
        <w:rPr>
          <w:rFonts w:cs="Times New Roman"/>
          <w:szCs w:val="24"/>
        </w:rPr>
        <w:tab/>
      </w:r>
      <w:r>
        <w:rPr>
          <w:rFonts w:cs="Times New Roman"/>
          <w:szCs w:val="24"/>
        </w:rPr>
        <w:tab/>
        <w:t>User Interface</w:t>
      </w:r>
    </w:p>
    <w:p w14:paraId="26B7B01A" w14:textId="77777777" w:rsidR="0096060E" w:rsidRDefault="0096060E" w:rsidP="00A64BC3">
      <w:pPr>
        <w:spacing w:after="0" w:line="240" w:lineRule="auto"/>
        <w:jc w:val="left"/>
      </w:pPr>
    </w:p>
    <w:p w14:paraId="6FEB9E20" w14:textId="77777777" w:rsidR="00A64BC3" w:rsidRDefault="00A64BC3" w:rsidP="00A64BC3">
      <w:pPr>
        <w:spacing w:after="0" w:line="240" w:lineRule="auto"/>
        <w:jc w:val="left"/>
      </w:pPr>
    </w:p>
    <w:p w14:paraId="3D1E12CF" w14:textId="77777777" w:rsidR="00A64BC3" w:rsidRDefault="00A64BC3" w:rsidP="00A64BC3">
      <w:pPr>
        <w:spacing w:after="0" w:line="240" w:lineRule="auto"/>
        <w:jc w:val="left"/>
      </w:pPr>
    </w:p>
    <w:p w14:paraId="45C4594E" w14:textId="77777777" w:rsidR="00A64BC3" w:rsidRDefault="00A64BC3" w:rsidP="00A64BC3">
      <w:pPr>
        <w:spacing w:after="0" w:line="240" w:lineRule="auto"/>
        <w:jc w:val="left"/>
      </w:pPr>
    </w:p>
    <w:p w14:paraId="18A2D177" w14:textId="77777777" w:rsidR="00A64BC3" w:rsidRDefault="00A64BC3" w:rsidP="00A64BC3">
      <w:pPr>
        <w:spacing w:after="0" w:line="240" w:lineRule="auto"/>
        <w:jc w:val="left"/>
      </w:pPr>
    </w:p>
    <w:p w14:paraId="394A8AB0" w14:textId="77777777" w:rsidR="00A64BC3" w:rsidRDefault="00A64BC3" w:rsidP="00A64BC3">
      <w:pPr>
        <w:spacing w:after="0" w:line="240" w:lineRule="auto"/>
        <w:jc w:val="left"/>
      </w:pPr>
    </w:p>
    <w:p w14:paraId="7BB74E36" w14:textId="77777777" w:rsidR="00A64BC3" w:rsidRDefault="00A64BC3" w:rsidP="00A64BC3">
      <w:pPr>
        <w:spacing w:after="0" w:line="240" w:lineRule="auto"/>
        <w:jc w:val="left"/>
      </w:pPr>
    </w:p>
    <w:p w14:paraId="42406A5F" w14:textId="77777777" w:rsidR="00A64BC3" w:rsidRDefault="00A64BC3" w:rsidP="00A64BC3">
      <w:pPr>
        <w:spacing w:after="0" w:line="240" w:lineRule="auto"/>
        <w:jc w:val="left"/>
      </w:pPr>
    </w:p>
    <w:p w14:paraId="3C3DA8FC" w14:textId="77777777" w:rsidR="00A64BC3" w:rsidRDefault="00A64BC3" w:rsidP="00A64BC3">
      <w:pPr>
        <w:spacing w:after="0" w:line="240" w:lineRule="auto"/>
        <w:jc w:val="left"/>
      </w:pPr>
    </w:p>
    <w:p w14:paraId="2488A9A9" w14:textId="77777777" w:rsidR="00A64BC3" w:rsidRDefault="00A64BC3" w:rsidP="00A64BC3">
      <w:pPr>
        <w:spacing w:after="0" w:line="240" w:lineRule="auto"/>
        <w:jc w:val="left"/>
      </w:pPr>
    </w:p>
    <w:p w14:paraId="29E17144" w14:textId="77777777" w:rsidR="00A64BC3" w:rsidRDefault="00A64BC3" w:rsidP="00A64BC3">
      <w:pPr>
        <w:spacing w:after="0" w:line="240" w:lineRule="auto"/>
        <w:jc w:val="left"/>
      </w:pPr>
    </w:p>
    <w:p w14:paraId="48C3125F" w14:textId="77777777" w:rsidR="00A64BC3" w:rsidRDefault="00A64BC3" w:rsidP="00A64BC3">
      <w:pPr>
        <w:spacing w:after="0" w:line="240" w:lineRule="auto"/>
        <w:jc w:val="left"/>
      </w:pPr>
    </w:p>
    <w:p w14:paraId="7EA4AA17" w14:textId="77777777" w:rsidR="00A64BC3" w:rsidRDefault="00A64BC3" w:rsidP="00A64BC3">
      <w:pPr>
        <w:spacing w:after="0" w:line="240" w:lineRule="auto"/>
        <w:jc w:val="left"/>
      </w:pPr>
    </w:p>
    <w:p w14:paraId="0E1E1D8F" w14:textId="77777777" w:rsidR="00A64BC3" w:rsidRDefault="00A64BC3" w:rsidP="00A64BC3">
      <w:pPr>
        <w:spacing w:after="0" w:line="240" w:lineRule="auto"/>
        <w:jc w:val="left"/>
      </w:pPr>
    </w:p>
    <w:p w14:paraId="3460AB53" w14:textId="77777777" w:rsidR="00A64BC3" w:rsidRDefault="00A64BC3" w:rsidP="00A64BC3">
      <w:pPr>
        <w:spacing w:after="0" w:line="240" w:lineRule="auto"/>
        <w:jc w:val="left"/>
      </w:pPr>
    </w:p>
    <w:p w14:paraId="7B9967B7" w14:textId="77777777" w:rsidR="00A64BC3" w:rsidRDefault="00A64BC3" w:rsidP="00A64BC3">
      <w:pPr>
        <w:spacing w:after="0" w:line="240" w:lineRule="auto"/>
        <w:jc w:val="left"/>
      </w:pPr>
    </w:p>
    <w:p w14:paraId="472CCC25" w14:textId="77777777" w:rsidR="00A64BC3" w:rsidRDefault="00A64BC3" w:rsidP="00A64BC3">
      <w:pPr>
        <w:spacing w:after="0" w:line="240" w:lineRule="auto"/>
        <w:jc w:val="left"/>
      </w:pPr>
    </w:p>
    <w:p w14:paraId="1CA07A3D" w14:textId="77777777" w:rsidR="00A64BC3" w:rsidRDefault="00A64BC3" w:rsidP="00A64BC3">
      <w:pPr>
        <w:spacing w:after="0" w:line="240" w:lineRule="auto"/>
        <w:jc w:val="left"/>
      </w:pPr>
    </w:p>
    <w:p w14:paraId="537E44FC" w14:textId="77777777" w:rsidR="00A64BC3" w:rsidRDefault="00A64BC3" w:rsidP="00A64BC3">
      <w:pPr>
        <w:spacing w:after="0" w:line="240" w:lineRule="auto"/>
        <w:jc w:val="left"/>
      </w:pPr>
    </w:p>
    <w:p w14:paraId="2E2954AF" w14:textId="77777777" w:rsidR="00A64BC3" w:rsidRDefault="00A64BC3" w:rsidP="00A64BC3">
      <w:pPr>
        <w:spacing w:after="0" w:line="240" w:lineRule="auto"/>
        <w:jc w:val="left"/>
      </w:pPr>
    </w:p>
    <w:p w14:paraId="02A28EF3" w14:textId="77777777" w:rsidR="00A64BC3" w:rsidRDefault="00A64BC3" w:rsidP="00A64BC3">
      <w:pPr>
        <w:spacing w:after="0" w:line="240" w:lineRule="auto"/>
        <w:jc w:val="left"/>
      </w:pPr>
    </w:p>
    <w:p w14:paraId="3152BDCB" w14:textId="77777777" w:rsidR="00A64BC3" w:rsidRDefault="00A64BC3" w:rsidP="00A64BC3">
      <w:pPr>
        <w:spacing w:after="0" w:line="240" w:lineRule="auto"/>
        <w:jc w:val="left"/>
      </w:pPr>
    </w:p>
    <w:p w14:paraId="4E47F375" w14:textId="77777777" w:rsidR="00A64BC3" w:rsidRDefault="00A64BC3" w:rsidP="00A64BC3">
      <w:pPr>
        <w:spacing w:after="0" w:line="240" w:lineRule="auto"/>
        <w:jc w:val="left"/>
      </w:pPr>
    </w:p>
    <w:p w14:paraId="3953B0C3" w14:textId="77777777" w:rsidR="00A64BC3" w:rsidRDefault="00A64BC3" w:rsidP="00A64BC3">
      <w:pPr>
        <w:spacing w:after="0" w:line="240" w:lineRule="auto"/>
        <w:jc w:val="left"/>
      </w:pPr>
    </w:p>
    <w:p w14:paraId="5AB0F9D6" w14:textId="77777777" w:rsidR="00A64BC3" w:rsidRDefault="00A64BC3" w:rsidP="00A64BC3">
      <w:pPr>
        <w:spacing w:after="0" w:line="240" w:lineRule="auto"/>
        <w:jc w:val="left"/>
      </w:pPr>
    </w:p>
    <w:p w14:paraId="526D6E24" w14:textId="77777777" w:rsidR="00A64BC3" w:rsidRDefault="00A64BC3" w:rsidP="00A64BC3">
      <w:pPr>
        <w:spacing w:after="0" w:line="240" w:lineRule="auto"/>
        <w:jc w:val="left"/>
      </w:pPr>
    </w:p>
    <w:p w14:paraId="4B274E64" w14:textId="77777777" w:rsidR="00A64BC3" w:rsidRDefault="00A64BC3" w:rsidP="00A64BC3">
      <w:pPr>
        <w:spacing w:after="0" w:line="240" w:lineRule="auto"/>
        <w:jc w:val="left"/>
      </w:pPr>
    </w:p>
    <w:p w14:paraId="3DF74113" w14:textId="77777777" w:rsidR="00A64BC3" w:rsidRDefault="00A64BC3" w:rsidP="00A64BC3">
      <w:pPr>
        <w:spacing w:after="0" w:line="240" w:lineRule="auto"/>
        <w:jc w:val="left"/>
      </w:pPr>
    </w:p>
    <w:p w14:paraId="51883B36" w14:textId="77777777" w:rsidR="00A64BC3" w:rsidRDefault="00A64BC3" w:rsidP="00A64BC3">
      <w:pPr>
        <w:spacing w:after="0" w:line="240" w:lineRule="auto"/>
        <w:jc w:val="left"/>
        <w:sectPr w:rsidR="00A64BC3" w:rsidSect="00F23092">
          <w:footerReference w:type="default" r:id="rId9"/>
          <w:footerReference w:type="first" r:id="rId10"/>
          <w:pgSz w:w="11907" w:h="16840" w:code="9"/>
          <w:pgMar w:top="941" w:right="1191" w:bottom="295" w:left="1888" w:header="720" w:footer="720" w:gutter="0"/>
          <w:pgNumType w:fmt="upperRoman"/>
          <w:cols w:space="720"/>
          <w:noEndnote/>
          <w:titlePg/>
          <w:docGrid w:linePitch="326"/>
        </w:sectPr>
      </w:pPr>
    </w:p>
    <w:p w14:paraId="72546121" w14:textId="77777777" w:rsidR="00F54271" w:rsidRPr="00072C9A" w:rsidRDefault="00F54271" w:rsidP="006D6DC4">
      <w:pPr>
        <w:pStyle w:val="chapter"/>
      </w:pPr>
      <w:bookmarkStart w:id="5" w:name="_Toc57981323"/>
      <w:r w:rsidRPr="00072C9A">
        <w:lastRenderedPageBreak/>
        <w:t>Chapter 01</w:t>
      </w:r>
      <w:bookmarkEnd w:id="5"/>
    </w:p>
    <w:p w14:paraId="2A1F1903" w14:textId="77777777" w:rsidR="00F54271" w:rsidRPr="000F0C1E" w:rsidRDefault="00F54271" w:rsidP="000F0C1E">
      <w:pPr>
        <w:pStyle w:val="Heading1"/>
      </w:pPr>
      <w:bookmarkStart w:id="6" w:name="_Toc395185127"/>
      <w:bookmarkStart w:id="7" w:name="_Toc57981324"/>
      <w:r w:rsidRPr="000F0C1E">
        <w:t>INTRODUCTION</w:t>
      </w:r>
      <w:bookmarkEnd w:id="6"/>
      <w:bookmarkEnd w:id="7"/>
    </w:p>
    <w:p w14:paraId="060F62D5" w14:textId="77777777" w:rsidR="00F54271" w:rsidRPr="00631431" w:rsidRDefault="00F54271" w:rsidP="000F0C1E">
      <w:pPr>
        <w:pStyle w:val="Heading2"/>
      </w:pPr>
      <w:bookmarkStart w:id="8" w:name="_Toc395185128"/>
      <w:bookmarkStart w:id="9" w:name="_Toc57981325"/>
      <w:r w:rsidRPr="00631431">
        <w:t>Introduction</w:t>
      </w:r>
      <w:bookmarkEnd w:id="8"/>
      <w:bookmarkEnd w:id="9"/>
    </w:p>
    <w:p w14:paraId="6CA273AD" w14:textId="472B9EF4" w:rsidR="00206DA2" w:rsidRDefault="00700D4B" w:rsidP="00CD78AC">
      <w:pPr>
        <w:rPr>
          <w:rFonts w:cs="Times New Roman"/>
          <w:color w:val="333333"/>
          <w:shd w:val="clear" w:color="auto" w:fill="FFFFFF"/>
        </w:rPr>
      </w:pPr>
      <w:r>
        <w:rPr>
          <w:rFonts w:cs="Times New Roman"/>
          <w:color w:val="333333"/>
          <w:shd w:val="clear" w:color="auto" w:fill="FFFFFF"/>
        </w:rPr>
        <w:t xml:space="preserve">Mobile applications </w:t>
      </w:r>
      <w:r w:rsidR="001B2A64">
        <w:rPr>
          <w:rFonts w:cs="Times New Roman"/>
          <w:color w:val="333333"/>
          <w:shd w:val="clear" w:color="auto" w:fill="FFFFFF"/>
        </w:rPr>
        <w:t xml:space="preserve">are </w:t>
      </w:r>
      <w:r>
        <w:rPr>
          <w:rFonts w:cs="Times New Roman"/>
          <w:color w:val="333333"/>
          <w:shd w:val="clear" w:color="auto" w:fill="FFFFFF"/>
        </w:rPr>
        <w:t>commonly</w:t>
      </w:r>
      <w:r w:rsidR="00EB1C3B">
        <w:rPr>
          <w:rFonts w:cs="Times New Roman"/>
          <w:color w:val="333333"/>
          <w:shd w:val="clear" w:color="auto" w:fill="FFFFFF"/>
        </w:rPr>
        <w:t xml:space="preserve"> named by</w:t>
      </w:r>
      <w:r>
        <w:rPr>
          <w:rFonts w:cs="Times New Roman"/>
          <w:color w:val="333333"/>
          <w:shd w:val="clear" w:color="auto" w:fill="FFFFFF"/>
        </w:rPr>
        <w:t xml:space="preserve"> people as apps and they are run on smart devices like phones and tablet Pcs.</w:t>
      </w:r>
      <w:r w:rsidR="00EB1C3B">
        <w:rPr>
          <w:rFonts w:cs="Times New Roman"/>
          <w:color w:val="333333"/>
          <w:shd w:val="clear" w:color="auto" w:fill="FFFFFF"/>
        </w:rPr>
        <w:t xml:space="preserve"> These apps </w:t>
      </w:r>
      <w:r w:rsidR="001B2A64">
        <w:rPr>
          <w:rFonts w:cs="Times New Roman"/>
          <w:color w:val="333333"/>
          <w:shd w:val="clear" w:color="auto" w:fill="FFFFFF"/>
        </w:rPr>
        <w:t>use to</w:t>
      </w:r>
      <w:r w:rsidR="00EB1C3B">
        <w:rPr>
          <w:rFonts w:cs="Times New Roman"/>
          <w:color w:val="333333"/>
          <w:shd w:val="clear" w:color="auto" w:fill="FFFFFF"/>
        </w:rPr>
        <w:t xml:space="preserve"> access the features that provided by the websites but in a more secure </w:t>
      </w:r>
      <w:r w:rsidR="001B2A64">
        <w:rPr>
          <w:rFonts w:cs="Times New Roman"/>
          <w:color w:val="333333"/>
          <w:shd w:val="clear" w:color="auto" w:fill="FFFFFF"/>
        </w:rPr>
        <w:t>and more</w:t>
      </w:r>
      <w:r w:rsidR="00EB1C3B">
        <w:rPr>
          <w:rFonts w:cs="Times New Roman"/>
          <w:color w:val="333333"/>
          <w:shd w:val="clear" w:color="auto" w:fill="FFFFFF"/>
        </w:rPr>
        <w:t xml:space="preserve"> reliable way.</w:t>
      </w:r>
      <w:r w:rsidR="001B2A64">
        <w:rPr>
          <w:rFonts w:cs="Times New Roman"/>
          <w:color w:val="333333"/>
          <w:shd w:val="clear" w:color="auto" w:fill="FFFFFF"/>
        </w:rPr>
        <w:t xml:space="preserve"> Mostly apps are smaller in size and consume less memory to store in smart phones and tablets. People can access the services that already provide by </w:t>
      </w:r>
      <w:r w:rsidR="006B69B4">
        <w:rPr>
          <w:rFonts w:cs="Times New Roman"/>
          <w:color w:val="333333"/>
          <w:shd w:val="clear" w:color="auto" w:fill="FFFFFF"/>
        </w:rPr>
        <w:t xml:space="preserve">the </w:t>
      </w:r>
      <w:r w:rsidR="001B2A64">
        <w:rPr>
          <w:rFonts w:cs="Times New Roman"/>
          <w:color w:val="333333"/>
          <w:shd w:val="clear" w:color="auto" w:fill="FFFFFF"/>
        </w:rPr>
        <w:t>website but in</w:t>
      </w:r>
      <w:r w:rsidR="006B69B4">
        <w:rPr>
          <w:rFonts w:cs="Times New Roman"/>
          <w:color w:val="333333"/>
          <w:shd w:val="clear" w:color="auto" w:fill="FFFFFF"/>
        </w:rPr>
        <w:t xml:space="preserve"> more quickly because they do not need to run the browser, type the website </w:t>
      </w:r>
      <w:r w:rsidR="00FA6B52">
        <w:rPr>
          <w:rFonts w:cs="Times New Roman"/>
          <w:color w:val="333333"/>
          <w:shd w:val="clear" w:color="auto" w:fill="FFFFFF"/>
        </w:rPr>
        <w:t>address,</w:t>
      </w:r>
      <w:r w:rsidR="006B69B4">
        <w:rPr>
          <w:rFonts w:cs="Times New Roman"/>
          <w:color w:val="333333"/>
          <w:shd w:val="clear" w:color="auto" w:fill="FFFFFF"/>
        </w:rPr>
        <w:t xml:space="preserve"> and get the service. They just </w:t>
      </w:r>
      <w:r w:rsidR="00FA6B52">
        <w:rPr>
          <w:rFonts w:cs="Times New Roman"/>
          <w:color w:val="333333"/>
          <w:shd w:val="clear" w:color="auto" w:fill="FFFFFF"/>
        </w:rPr>
        <w:t>need</w:t>
      </w:r>
      <w:r w:rsidR="006B69B4">
        <w:rPr>
          <w:rFonts w:cs="Times New Roman"/>
          <w:color w:val="333333"/>
          <w:shd w:val="clear" w:color="auto" w:fill="FFFFFF"/>
        </w:rPr>
        <w:t xml:space="preserve"> to launch the </w:t>
      </w:r>
      <w:r w:rsidR="00FA6B52">
        <w:rPr>
          <w:rFonts w:cs="Times New Roman"/>
          <w:color w:val="333333"/>
          <w:shd w:val="clear" w:color="auto" w:fill="FFFFFF"/>
        </w:rPr>
        <w:t>app, then all</w:t>
      </w:r>
      <w:r w:rsidR="006B69B4">
        <w:rPr>
          <w:rFonts w:cs="Times New Roman"/>
          <w:color w:val="333333"/>
          <w:shd w:val="clear" w:color="auto" w:fill="FFFFFF"/>
        </w:rPr>
        <w:t xml:space="preserve"> the services are load to the</w:t>
      </w:r>
      <w:r w:rsidR="00FA6B52">
        <w:rPr>
          <w:rFonts w:cs="Times New Roman"/>
          <w:color w:val="333333"/>
          <w:shd w:val="clear" w:color="auto" w:fill="FFFFFF"/>
        </w:rPr>
        <w:t xml:space="preserve"> mobile</w:t>
      </w:r>
      <w:r w:rsidR="006B69B4">
        <w:rPr>
          <w:rFonts w:cs="Times New Roman"/>
          <w:color w:val="333333"/>
          <w:shd w:val="clear" w:color="auto" w:fill="FFFFFF"/>
        </w:rPr>
        <w:t xml:space="preserve"> window.</w:t>
      </w:r>
      <w:r w:rsidR="00206DA2">
        <w:rPr>
          <w:rFonts w:cs="Times New Roman"/>
          <w:color w:val="333333"/>
          <w:shd w:val="clear" w:color="auto" w:fill="FFFFFF"/>
        </w:rPr>
        <w:t xml:space="preserve"> Basically, there are two type of mobile apps divided by the developing technology.</w:t>
      </w:r>
    </w:p>
    <w:p w14:paraId="3816CAE6" w14:textId="15107E12" w:rsidR="00EE32DB" w:rsidRDefault="00206DA2" w:rsidP="00CD78AC">
      <w:pPr>
        <w:rPr>
          <w:rFonts w:cs="Times New Roman"/>
          <w:color w:val="333333"/>
          <w:shd w:val="clear" w:color="auto" w:fill="FFFFFF"/>
        </w:rPr>
      </w:pPr>
      <w:r>
        <w:rPr>
          <w:rFonts w:cs="Times New Roman"/>
          <w:color w:val="333333"/>
          <w:shd w:val="clear" w:color="auto" w:fill="FFFFFF"/>
        </w:rPr>
        <w:t xml:space="preserve"> Most of apps are </w:t>
      </w:r>
      <w:r w:rsidR="002F443C">
        <w:rPr>
          <w:rFonts w:cs="Times New Roman"/>
          <w:color w:val="333333"/>
          <w:shd w:val="clear" w:color="auto" w:fill="FFFFFF"/>
        </w:rPr>
        <w:t>built</w:t>
      </w:r>
      <w:r>
        <w:rPr>
          <w:rFonts w:cs="Times New Roman"/>
          <w:color w:val="333333"/>
          <w:shd w:val="clear" w:color="auto" w:fill="FFFFFF"/>
        </w:rPr>
        <w:t xml:space="preserve"> for the specific OS like Android, Windows, </w:t>
      </w:r>
      <w:r w:rsidR="002F234B">
        <w:rPr>
          <w:rFonts w:cs="Times New Roman"/>
          <w:color w:val="333333"/>
          <w:shd w:val="clear" w:color="auto" w:fill="FFFFFF"/>
        </w:rPr>
        <w:t>iOS,</w:t>
      </w:r>
      <w:r>
        <w:rPr>
          <w:rFonts w:cs="Times New Roman"/>
          <w:color w:val="333333"/>
          <w:shd w:val="clear" w:color="auto" w:fill="FFFFFF"/>
        </w:rPr>
        <w:t xml:space="preserve"> and BlackBerry</w:t>
      </w:r>
      <w:r w:rsidR="002F234B">
        <w:rPr>
          <w:rFonts w:cs="Times New Roman"/>
          <w:color w:val="333333"/>
          <w:shd w:val="clear" w:color="auto" w:fill="FFFFFF"/>
        </w:rPr>
        <w:t>, called as Native Apps.</w:t>
      </w:r>
      <w:r>
        <w:rPr>
          <w:rFonts w:cs="Times New Roman"/>
          <w:color w:val="333333"/>
          <w:shd w:val="clear" w:color="auto" w:fill="FFFFFF"/>
        </w:rPr>
        <w:t xml:space="preserve"> These apps have better performance with attractive UI</w:t>
      </w:r>
      <w:r w:rsidR="006A6736">
        <w:rPr>
          <w:rFonts w:cs="Times New Roman"/>
          <w:color w:val="333333"/>
          <w:shd w:val="clear" w:color="auto" w:fill="FFFFFF"/>
        </w:rPr>
        <w:t>.</w:t>
      </w:r>
      <w:r>
        <w:rPr>
          <w:rFonts w:cs="Times New Roman"/>
          <w:color w:val="333333"/>
          <w:shd w:val="clear" w:color="auto" w:fill="FFFFFF"/>
        </w:rPr>
        <w:t xml:space="preserve"> </w:t>
      </w:r>
      <w:r w:rsidR="006A6736">
        <w:rPr>
          <w:rFonts w:cs="Times New Roman"/>
          <w:color w:val="333333"/>
          <w:shd w:val="clear" w:color="auto" w:fill="FFFFFF"/>
        </w:rPr>
        <w:t>D</w:t>
      </w:r>
      <w:r>
        <w:rPr>
          <w:rFonts w:cs="Times New Roman"/>
          <w:color w:val="333333"/>
          <w:shd w:val="clear" w:color="auto" w:fill="FFFFFF"/>
        </w:rPr>
        <w:t>evelopers have to use their sharp knowledge</w:t>
      </w:r>
      <w:r w:rsidR="002F234B">
        <w:rPr>
          <w:rFonts w:cs="Times New Roman"/>
          <w:color w:val="333333"/>
          <w:shd w:val="clear" w:color="auto" w:fill="FFFFFF"/>
        </w:rPr>
        <w:t xml:space="preserve"> with skill</w:t>
      </w:r>
      <w:r>
        <w:rPr>
          <w:rFonts w:cs="Times New Roman"/>
          <w:color w:val="333333"/>
          <w:shd w:val="clear" w:color="auto" w:fill="FFFFFF"/>
        </w:rPr>
        <w:t xml:space="preserve"> to design and develop a bug free app. Because of the complexity, these apps</w:t>
      </w:r>
      <w:r w:rsidR="004D5EF3">
        <w:rPr>
          <w:rFonts w:cs="Times New Roman"/>
          <w:color w:val="333333"/>
          <w:shd w:val="clear" w:color="auto" w:fill="FFFFFF"/>
        </w:rPr>
        <w:t xml:space="preserve"> </w:t>
      </w:r>
      <w:r w:rsidR="006A6736">
        <w:rPr>
          <w:rFonts w:cs="Times New Roman"/>
          <w:color w:val="333333"/>
          <w:shd w:val="clear" w:color="auto" w:fill="FFFFFF"/>
        </w:rPr>
        <w:t>requir</w:t>
      </w:r>
      <w:r w:rsidR="004D5EF3">
        <w:rPr>
          <w:rFonts w:cs="Times New Roman"/>
          <w:color w:val="333333"/>
          <w:shd w:val="clear" w:color="auto" w:fill="FFFFFF"/>
        </w:rPr>
        <w:t>e</w:t>
      </w:r>
      <w:r w:rsidR="002F234B">
        <w:rPr>
          <w:rFonts w:cs="Times New Roman"/>
          <w:color w:val="333333"/>
          <w:shd w:val="clear" w:color="auto" w:fill="FFFFFF"/>
        </w:rPr>
        <w:t xml:space="preserve"> some memory</w:t>
      </w:r>
      <w:r w:rsidR="006A6736">
        <w:rPr>
          <w:rFonts w:cs="Times New Roman"/>
          <w:color w:val="333333"/>
          <w:shd w:val="clear" w:color="auto" w:fill="FFFFFF"/>
        </w:rPr>
        <w:t xml:space="preserve"> from the device storage</w:t>
      </w:r>
      <w:r w:rsidR="004D5EF3">
        <w:rPr>
          <w:rFonts w:cs="Times New Roman"/>
          <w:color w:val="333333"/>
          <w:shd w:val="clear" w:color="auto" w:fill="FFFFFF"/>
        </w:rPr>
        <w:t xml:space="preserve"> </w:t>
      </w:r>
      <w:r w:rsidR="002F443C">
        <w:rPr>
          <w:rFonts w:cs="Times New Roman"/>
          <w:color w:val="333333"/>
          <w:shd w:val="clear" w:color="auto" w:fill="FFFFFF"/>
        </w:rPr>
        <w:t>and</w:t>
      </w:r>
      <w:r w:rsidR="006A6736">
        <w:rPr>
          <w:rFonts w:cs="Times New Roman"/>
          <w:color w:val="333333"/>
          <w:shd w:val="clear" w:color="auto" w:fill="FFFFFF"/>
        </w:rPr>
        <w:t xml:space="preserve"> from the RAM.</w:t>
      </w:r>
    </w:p>
    <w:p w14:paraId="50AF1137" w14:textId="135BA2D7" w:rsidR="004D5EF3" w:rsidRPr="00206DA2" w:rsidRDefault="004D5EF3" w:rsidP="00CD78AC">
      <w:pPr>
        <w:rPr>
          <w:rFonts w:cstheme="minorBidi"/>
          <w:color w:val="333333"/>
          <w:shd w:val="clear" w:color="auto" w:fill="FFFFFF"/>
          <w:cs/>
        </w:rPr>
      </w:pPr>
      <w:r>
        <w:rPr>
          <w:rFonts w:cs="Times New Roman"/>
          <w:color w:val="333333"/>
          <w:shd w:val="clear" w:color="auto" w:fill="FFFFFF"/>
        </w:rPr>
        <w:t xml:space="preserve">Other kind of apps are identified as Web Apps, use the web technology (HTML5, CSS) to provide the service. These apps consume less memory because services run through the browser. Once a user opens a Web App, all the information saved on a server-based database. Because of this matter, user should have a stable internet connection to use the service from Web Apps. </w:t>
      </w:r>
    </w:p>
    <w:p w14:paraId="4FC0EF86" w14:textId="1A4A32E3" w:rsidR="005D1CAF" w:rsidRDefault="005D1CAF" w:rsidP="005D1CAF">
      <w:pPr>
        <w:rPr>
          <w:rFonts w:cs="Times New Roman"/>
        </w:rPr>
      </w:pPr>
      <w:r>
        <w:rPr>
          <w:rFonts w:cs="Times New Roman"/>
        </w:rPr>
        <w:t xml:space="preserve">The role of the road sector in a country plays a cautious role in boosting the economy of a country significantly. </w:t>
      </w:r>
      <w:r w:rsidRPr="00156DAE">
        <w:rPr>
          <w:rFonts w:cs="Times New Roman"/>
        </w:rPr>
        <w:t xml:space="preserve">There is a </w:t>
      </w:r>
      <w:r>
        <w:rPr>
          <w:rFonts w:cs="Times New Roman"/>
        </w:rPr>
        <w:t xml:space="preserve">significant improvement in the </w:t>
      </w:r>
      <w:r w:rsidRPr="00156DAE">
        <w:rPr>
          <w:rFonts w:cs="Times New Roman"/>
        </w:rPr>
        <w:t>road sector in Sri Lanka</w:t>
      </w:r>
      <w:r w:rsidRPr="00BC1BF1">
        <w:rPr>
          <w:rFonts w:cs="Times New Roman"/>
        </w:rPr>
        <w:t xml:space="preserve"> </w:t>
      </w:r>
      <w:r>
        <w:rPr>
          <w:rFonts w:cs="Times New Roman"/>
        </w:rPr>
        <w:t>with</w:t>
      </w:r>
      <w:r w:rsidRPr="00156DAE">
        <w:rPr>
          <w:rFonts w:cs="Times New Roman"/>
        </w:rPr>
        <w:t xml:space="preserve"> the development of the construction industry after the 30-year </w:t>
      </w:r>
      <w:r>
        <w:rPr>
          <w:rFonts w:cs="Times New Roman"/>
        </w:rPr>
        <w:t xml:space="preserve">of civil war. Hence, the national road master plan’s focus is on building expressways, improving expressways, rehabilitating roads in particular rural area and building expressway. Meanwhile, the expressway was a new experience for Sri Lanka which would bring great benefits to the lives of the people. The Southern expressway from Kottawa to Galle was introduced to Sri Lanka in 2011. Since then, the expansion of the southern expressway to Hambanthota, the Outer circular expressway, and the Katunayake expressway has been seen in line with the country’s demand for the Sri Lankan road sector. Moreover, the Central expressway is in the proposal of the country development plans. With the advantages of the expressway, including </w:t>
      </w:r>
      <w:r>
        <w:rPr>
          <w:rFonts w:cs="Times New Roman"/>
        </w:rPr>
        <w:lastRenderedPageBreak/>
        <w:t xml:space="preserve">increased safety, comfort and convenience for drivers and passengers and the low vehicle operating costs, people are constantly using expressway. </w:t>
      </w:r>
    </w:p>
    <w:p w14:paraId="37B1B5E8" w14:textId="274D6DA7" w:rsidR="005D1CAF" w:rsidRDefault="005D1CAF" w:rsidP="005D1CAF">
      <w:pPr>
        <w:rPr>
          <w:rFonts w:cs="Times New Roman"/>
        </w:rPr>
      </w:pPr>
      <w:r>
        <w:rPr>
          <w:rFonts w:cs="Times New Roman"/>
        </w:rPr>
        <w:t xml:space="preserve">The government has introduced a bus service to improve passenger use of the expressway as it is limited to four-wheeled vehicles. However, it is limited only for few major destination points of the expressways (ex: - Kottawa to Galle, Kottawa to Matara etc.).  The use of the expressway sometimes reduces the distance and time of the journey rather than the normal routes. For example, it is better to use the expressway than to use either the railway system or the Kandy road (to go to Petah and take the Maharagama bus, approximately the distance is 16.8 Km and the time to go to the Maharagama around 50 minutes). Meanwhile, the private bus sector absorbs this opportunity by introducing more routes with the demand of the passengers.  By now the private bus sector has taken the opportunity to introduce more routes to meet the demand of passengers. In fact, it is a cost-effective and time-saving way to travelers to reach their destinations, especially for the office crowd. </w:t>
      </w:r>
    </w:p>
    <w:p w14:paraId="02DD9240" w14:textId="56675430" w:rsidR="005D1CAF" w:rsidRDefault="005D1CAF" w:rsidP="005D1CAF">
      <w:pPr>
        <w:rPr>
          <w:rFonts w:cs="Times New Roman"/>
        </w:rPr>
      </w:pPr>
      <w:r>
        <w:rPr>
          <w:rFonts w:cs="Times New Roman"/>
        </w:rPr>
        <w:t xml:space="preserve">Thus, there is a great demand for an automated solution to track the buses and to reserve the seats, both from bus owners and passengers. Since this service requested when the passengers are on the roads, the best solution is to go for a mobile application rather than a web application. </w:t>
      </w:r>
      <w:r w:rsidRPr="00156DAE">
        <w:rPr>
          <w:rFonts w:cs="Times New Roman"/>
        </w:rPr>
        <w:t>Further, Mobile application is considered as the most suitable solution as the usage of mobile dev</w:t>
      </w:r>
      <w:r>
        <w:rPr>
          <w:rFonts w:cs="Times New Roman"/>
        </w:rPr>
        <w:t>ices in Sri Lanka is very high</w:t>
      </w:r>
      <w:r w:rsidRPr="00156DAE">
        <w:rPr>
          <w:rFonts w:cs="Times New Roman"/>
        </w:rPr>
        <w:t>.</w:t>
      </w:r>
      <w:r w:rsidRPr="004E138C">
        <w:rPr>
          <w:rFonts w:cs="Times New Roman"/>
        </w:rPr>
        <w:t xml:space="preserve"> </w:t>
      </w:r>
      <w:r w:rsidRPr="00156DAE">
        <w:rPr>
          <w:rFonts w:cs="Times New Roman"/>
        </w:rPr>
        <w:t>In the year 2020 January, there were 31.80 million mobile connections in Sri Lanka; out of them the use of the smartphones also has a high percentage.</w:t>
      </w:r>
      <w:r w:rsidRPr="004E138C">
        <w:rPr>
          <w:rFonts w:cs="Times New Roman"/>
        </w:rPr>
        <w:t xml:space="preserve"> The complete system enables the passenger to track the bus </w:t>
      </w:r>
      <w:r>
        <w:rPr>
          <w:rFonts w:cs="Times New Roman"/>
        </w:rPr>
        <w:t xml:space="preserve">using GPS technology and reserve the seat as well </w:t>
      </w:r>
      <w:r w:rsidRPr="004E138C">
        <w:rPr>
          <w:rFonts w:cs="Times New Roman"/>
        </w:rPr>
        <w:t>making it easier for drivers and conductors</w:t>
      </w:r>
      <w:r>
        <w:rPr>
          <w:rFonts w:cs="Times New Roman"/>
        </w:rPr>
        <w:t xml:space="preserve"> too</w:t>
      </w:r>
      <w:r w:rsidRPr="004E138C">
        <w:rPr>
          <w:rFonts w:cs="Times New Roman"/>
        </w:rPr>
        <w:t>. Due to the large use of Android devices in Sri Lanka, the proposed system is built for Android users.</w:t>
      </w:r>
    </w:p>
    <w:p w14:paraId="7FB9D7AE" w14:textId="77777777" w:rsidR="00372979" w:rsidRDefault="00D93401" w:rsidP="00372979">
      <w:pPr>
        <w:pStyle w:val="Heading2"/>
      </w:pPr>
      <w:bookmarkStart w:id="10" w:name="_Toc57981326"/>
      <w:r>
        <w:t>Problem</w:t>
      </w:r>
      <w:bookmarkStart w:id="11" w:name="_Toc56165593"/>
      <w:bookmarkEnd w:id="10"/>
    </w:p>
    <w:p w14:paraId="17941C6F" w14:textId="2C657021" w:rsidR="00372979" w:rsidRPr="005D1CAF" w:rsidRDefault="005D1CAF" w:rsidP="005D1CAF">
      <w:pPr>
        <w:rPr>
          <w:rFonts w:cs="Times New Roman"/>
        </w:rPr>
      </w:pPr>
      <w:r>
        <w:rPr>
          <w:rFonts w:cs="Times New Roman"/>
        </w:rPr>
        <w:t xml:space="preserve">Both private and government expressway bus system operates on a timely basis and the people also have adapted to the schedules. Due to the huge demand, some people on the road cannot enter the express way buses on the road, especially during the office hours, unless they are at the starting point. This has led to create a group of unsatisfied customers who attempt to find the alternatives. Alternatively, drivers and conductors receive phone calls to reserve passenger seats and to </w:t>
      </w:r>
      <w:r w:rsidRPr="00820B0C">
        <w:rPr>
          <w:rFonts w:cs="Times New Roman"/>
        </w:rPr>
        <w:t xml:space="preserve">know </w:t>
      </w:r>
      <w:r>
        <w:rPr>
          <w:rFonts w:cs="Times New Roman"/>
        </w:rPr>
        <w:t xml:space="preserve">the current location of the bus, which is a major obstacle to their job performance. Moreover, due to the dynamic bus schedule, customers need to maintain a large number of telephone numbers and calls until they receive the bus number that matches with their schedules as well as </w:t>
      </w:r>
      <w:r w:rsidRPr="000D2BA2">
        <w:rPr>
          <w:rFonts w:cs="Times New Roman"/>
        </w:rPr>
        <w:t xml:space="preserve">at the request of passengers, </w:t>
      </w:r>
      <w:r>
        <w:rPr>
          <w:rFonts w:cs="Times New Roman"/>
        </w:rPr>
        <w:t>the drivers</w:t>
      </w:r>
      <w:r w:rsidRPr="000D2BA2">
        <w:rPr>
          <w:rFonts w:cs="Times New Roman"/>
        </w:rPr>
        <w:t xml:space="preserve"> must </w:t>
      </w:r>
      <w:r w:rsidRPr="000D2BA2">
        <w:rPr>
          <w:rFonts w:cs="Times New Roman"/>
        </w:rPr>
        <w:lastRenderedPageBreak/>
        <w:t>find a different bus schedules too.</w:t>
      </w:r>
      <w:r>
        <w:rPr>
          <w:rFonts w:cs="Times New Roman"/>
        </w:rPr>
        <w:t xml:space="preserve"> </w:t>
      </w:r>
      <w:r w:rsidRPr="00F24E8B">
        <w:rPr>
          <w:rFonts w:cs="Times New Roman"/>
        </w:rPr>
        <w:t xml:space="preserve">Therefore, it </w:t>
      </w:r>
      <w:r>
        <w:rPr>
          <w:rFonts w:cs="Times New Roman"/>
        </w:rPr>
        <w:t>was</w:t>
      </w:r>
      <w:r w:rsidRPr="00F24E8B">
        <w:rPr>
          <w:rFonts w:cs="Times New Roman"/>
        </w:rPr>
        <w:t xml:space="preserve"> discouraged to pick up the phone to reserve seats for passengers by drivers.</w:t>
      </w:r>
      <w:r>
        <w:rPr>
          <w:rFonts w:cs="Times New Roman"/>
        </w:rPr>
        <w:t xml:space="preserve"> </w:t>
      </w:r>
      <w:r w:rsidRPr="00525CF0">
        <w:rPr>
          <w:rFonts w:cs="Times New Roman"/>
        </w:rPr>
        <w:t>Also, it is very difficult for drivers to find a reserved passenger (the location and the right passenger), as there is a huge demand for limited seats at bus stops and there is a problem with passenger identification.</w:t>
      </w:r>
      <w:r>
        <w:rPr>
          <w:rFonts w:cs="Times New Roman"/>
        </w:rPr>
        <w:t xml:space="preserve"> </w:t>
      </w:r>
      <w:r w:rsidRPr="00FE5D50">
        <w:rPr>
          <w:rFonts w:cs="Times New Roman"/>
        </w:rPr>
        <w:t>The hea</w:t>
      </w:r>
      <w:r w:rsidRPr="00F24E8B">
        <w:rPr>
          <w:rFonts w:cs="Times New Roman"/>
        </w:rPr>
        <w:t xml:space="preserve">daches of </w:t>
      </w:r>
      <w:r>
        <w:rPr>
          <w:rFonts w:cs="Times New Roman"/>
        </w:rPr>
        <w:t>these</w:t>
      </w:r>
      <w:r w:rsidRPr="00F24E8B">
        <w:rPr>
          <w:rFonts w:cs="Times New Roman"/>
        </w:rPr>
        <w:t xml:space="preserve"> option</w:t>
      </w:r>
      <w:r>
        <w:rPr>
          <w:rFonts w:cs="Times New Roman"/>
        </w:rPr>
        <w:t>s</w:t>
      </w:r>
      <w:r w:rsidRPr="00F24E8B">
        <w:rPr>
          <w:rFonts w:cs="Times New Roman"/>
        </w:rPr>
        <w:t xml:space="preserve"> caused </w:t>
      </w:r>
      <w:r>
        <w:rPr>
          <w:rFonts w:cs="Times New Roman"/>
        </w:rPr>
        <w:t>the passenger group to abandon this valuable service</w:t>
      </w:r>
      <w:r w:rsidRPr="00F24E8B">
        <w:rPr>
          <w:rFonts w:cs="Times New Roman"/>
        </w:rPr>
        <w:t>, which was a financial loss for bus owners.</w:t>
      </w:r>
      <w:r>
        <w:rPr>
          <w:rFonts w:cs="Times New Roman"/>
        </w:rPr>
        <w:t xml:space="preserve"> </w:t>
      </w:r>
    </w:p>
    <w:p w14:paraId="2813894B" w14:textId="68E0463A" w:rsidR="00B415E8" w:rsidRDefault="00D93401" w:rsidP="00B415E8">
      <w:pPr>
        <w:pStyle w:val="Heading2"/>
      </w:pPr>
      <w:bookmarkStart w:id="12" w:name="_Toc57981327"/>
      <w:bookmarkEnd w:id="11"/>
      <w:r w:rsidRPr="0098142B">
        <w:t>Background and Motivation</w:t>
      </w:r>
      <w:bookmarkEnd w:id="12"/>
    </w:p>
    <w:p w14:paraId="7EF30F29" w14:textId="0057CEE0" w:rsidR="005D1CAF" w:rsidRPr="00E03E2B" w:rsidRDefault="005D1CAF" w:rsidP="00E03E2B">
      <w:pPr>
        <w:rPr>
          <w:rFonts w:cs="Times New Roman"/>
        </w:rPr>
      </w:pPr>
      <w:r>
        <w:rPr>
          <w:rFonts w:cs="Times New Roman"/>
        </w:rPr>
        <w:t xml:space="preserve">There is a great demand for an automated solution to track the buses and to reserve the seats, both from bus owners and passengers. Since this service requested when the passengers are on the roads, the best solution is to go for a mobile application rather than a web application. </w:t>
      </w:r>
      <w:r w:rsidRPr="00156DAE">
        <w:rPr>
          <w:rFonts w:cs="Times New Roman"/>
        </w:rPr>
        <w:t>Further, Mobile application is considered as the most suitable solution as the usage of mobile dev</w:t>
      </w:r>
      <w:r>
        <w:rPr>
          <w:rFonts w:cs="Times New Roman"/>
        </w:rPr>
        <w:t xml:space="preserve">ices in Sri Lanka is very </w:t>
      </w:r>
      <w:r w:rsidR="00E03E2B">
        <w:rPr>
          <w:rFonts w:cs="Times New Roman"/>
        </w:rPr>
        <w:t>high</w:t>
      </w:r>
      <w:r w:rsidR="00E03E2B" w:rsidRPr="00156DAE">
        <w:rPr>
          <w:rFonts w:cs="Times New Roman"/>
        </w:rPr>
        <w:t>. In</w:t>
      </w:r>
      <w:r w:rsidRPr="00156DAE">
        <w:rPr>
          <w:rFonts w:cs="Times New Roman"/>
        </w:rPr>
        <w:t xml:space="preserve"> the year 2020 January, there were 31.80 million mobile connections in Sri Lanka; out of them the use of the smartphones also has a high percentage.</w:t>
      </w:r>
      <w:r w:rsidRPr="004E138C">
        <w:rPr>
          <w:rFonts w:cs="Times New Roman"/>
        </w:rPr>
        <w:t xml:space="preserve"> The complete system enables the passenger to track the bus </w:t>
      </w:r>
      <w:r>
        <w:rPr>
          <w:rFonts w:cs="Times New Roman"/>
        </w:rPr>
        <w:t xml:space="preserve">using GPS technology and reserve the seat as well </w:t>
      </w:r>
      <w:r w:rsidRPr="004E138C">
        <w:rPr>
          <w:rFonts w:cs="Times New Roman"/>
        </w:rPr>
        <w:t>making it easier for drivers and conductors</w:t>
      </w:r>
      <w:r>
        <w:rPr>
          <w:rFonts w:cs="Times New Roman"/>
        </w:rPr>
        <w:t xml:space="preserve"> too</w:t>
      </w:r>
      <w:r w:rsidRPr="004E138C">
        <w:rPr>
          <w:rFonts w:cs="Times New Roman"/>
        </w:rPr>
        <w:t>. Due to the large use of Android devices in Sri Lanka, the proposed system is built for Android users.</w:t>
      </w:r>
    </w:p>
    <w:p w14:paraId="206E2CE6" w14:textId="18EC02FF" w:rsidR="00D93401" w:rsidRDefault="00D93401" w:rsidP="00D93401">
      <w:pPr>
        <w:pStyle w:val="Heading2"/>
      </w:pPr>
      <w:bookmarkStart w:id="13" w:name="_Toc57981328"/>
      <w:r w:rsidRPr="0098142B">
        <w:t>Aim</w:t>
      </w:r>
      <w:bookmarkEnd w:id="13"/>
    </w:p>
    <w:p w14:paraId="206EE2F7" w14:textId="69FCABD3" w:rsidR="0081162A" w:rsidRPr="00E03E2B" w:rsidRDefault="00AD6BA1" w:rsidP="00E03E2B">
      <w:pPr>
        <w:rPr>
          <w:rFonts w:cs="Times New Roman"/>
          <w:szCs w:val="24"/>
        </w:rPr>
      </w:pPr>
      <w:r w:rsidRPr="0098142B">
        <w:rPr>
          <w:rFonts w:cs="Times New Roman"/>
          <w:szCs w:val="24"/>
          <w:cs/>
        </w:rPr>
        <w:t>T</w:t>
      </w:r>
      <w:r w:rsidRPr="0098142B">
        <w:rPr>
          <w:rFonts w:cs="Times New Roman"/>
          <w:szCs w:val="24"/>
        </w:rPr>
        <w:t xml:space="preserve">he </w:t>
      </w:r>
      <w:r w:rsidR="00AA67A8">
        <w:rPr>
          <w:rFonts w:cs="Times New Roman"/>
          <w:szCs w:val="24"/>
        </w:rPr>
        <w:t>aim of the Vehicle Tracking and seat Booking automated system is to develop a mobile application with facility of monitor the real-time location of the bus and reserve seats as the request of the passenger</w:t>
      </w:r>
      <w:r w:rsidR="001811B5">
        <w:rPr>
          <w:rFonts w:cs="Times New Roman"/>
          <w:szCs w:val="24"/>
        </w:rPr>
        <w:t>.</w:t>
      </w:r>
    </w:p>
    <w:p w14:paraId="5905CE6F" w14:textId="246E2A3C" w:rsidR="00D93401" w:rsidRPr="0098142B" w:rsidRDefault="00D93401" w:rsidP="00D93401">
      <w:pPr>
        <w:pStyle w:val="Heading2"/>
      </w:pPr>
      <w:bookmarkStart w:id="14" w:name="_Toc57981329"/>
      <w:r w:rsidRPr="0098142B">
        <w:t>Objectives</w:t>
      </w:r>
      <w:bookmarkEnd w:id="14"/>
    </w:p>
    <w:p w14:paraId="4B00DB0B" w14:textId="77777777" w:rsidR="000F7B02" w:rsidRDefault="000F7B02" w:rsidP="000F7B02">
      <w:pPr>
        <w:ind w:left="576"/>
        <w:rPr>
          <w:rFonts w:cs="Times New Roman"/>
          <w:szCs w:val="24"/>
        </w:rPr>
      </w:pPr>
      <w:r>
        <w:rPr>
          <w:rFonts w:cs="Times New Roman"/>
          <w:szCs w:val="24"/>
        </w:rPr>
        <w:t xml:space="preserve">This project developed a mobile application to automate the manual process of seat booking for the public transport service. The existing system is running with mobile phone conversation and passengers call to the conductor and asking for the current location and available seats on the bus at the current moment. </w:t>
      </w:r>
    </w:p>
    <w:p w14:paraId="59BEF64E" w14:textId="18A44704" w:rsidR="000F7B02" w:rsidRPr="000F7B02" w:rsidRDefault="000F7B02" w:rsidP="000F7B02">
      <w:pPr>
        <w:ind w:left="576"/>
        <w:rPr>
          <w:rFonts w:cs="Times New Roman"/>
          <w:szCs w:val="24"/>
        </w:rPr>
      </w:pPr>
      <w:r>
        <w:rPr>
          <w:rFonts w:cs="Times New Roman"/>
          <w:szCs w:val="24"/>
        </w:rPr>
        <w:t>Objectives: -</w:t>
      </w:r>
    </w:p>
    <w:p w14:paraId="3637A289" w14:textId="400D4FE6" w:rsidR="0091576E" w:rsidRDefault="0091576E" w:rsidP="000F7B02">
      <w:pPr>
        <w:pStyle w:val="ListParagraph"/>
        <w:jc w:val="both"/>
        <w:rPr>
          <w:ins w:id="15" w:author="Wasana Uduwela" w:date="2020-11-17T09:58:00Z"/>
          <w:rFonts w:cs="Times New Roman"/>
          <w:szCs w:val="24"/>
        </w:rPr>
      </w:pPr>
      <w:r>
        <w:rPr>
          <w:rFonts w:cs="Times New Roman"/>
          <w:szCs w:val="24"/>
        </w:rPr>
        <w:t>-</w:t>
      </w:r>
      <w:r w:rsidR="00BE0F42">
        <w:rPr>
          <w:rFonts w:cs="Times New Roman"/>
          <w:szCs w:val="24"/>
        </w:rPr>
        <w:t xml:space="preserve">To </w:t>
      </w:r>
      <w:r w:rsidR="0075563A">
        <w:rPr>
          <w:rFonts w:cs="Times New Roman"/>
          <w:szCs w:val="24"/>
        </w:rPr>
        <w:t xml:space="preserve">investigate and </w:t>
      </w:r>
      <w:r>
        <w:rPr>
          <w:rFonts w:cs="Times New Roman"/>
          <w:szCs w:val="24"/>
        </w:rPr>
        <w:t>analy</w:t>
      </w:r>
      <w:r w:rsidR="000620B9">
        <w:rPr>
          <w:rFonts w:cs="Times New Roman"/>
          <w:szCs w:val="24"/>
        </w:rPr>
        <w:t>z</w:t>
      </w:r>
      <w:r>
        <w:rPr>
          <w:rFonts w:cs="Times New Roman"/>
          <w:szCs w:val="24"/>
        </w:rPr>
        <w:t>e the current</w:t>
      </w:r>
      <w:r w:rsidR="00CD5F9C">
        <w:rPr>
          <w:rFonts w:cs="Times New Roman"/>
          <w:szCs w:val="24"/>
        </w:rPr>
        <w:t xml:space="preserve"> booking</w:t>
      </w:r>
      <w:r>
        <w:rPr>
          <w:rFonts w:cs="Times New Roman"/>
          <w:szCs w:val="24"/>
        </w:rPr>
        <w:t xml:space="preserve"> system and identify the real requirements of </w:t>
      </w:r>
      <w:r w:rsidR="0075563A">
        <w:rPr>
          <w:rFonts w:cs="Times New Roman"/>
          <w:szCs w:val="24"/>
        </w:rPr>
        <w:t>the passenger</w:t>
      </w:r>
      <w:r w:rsidR="00CD5F9C">
        <w:rPr>
          <w:rFonts w:cs="Times New Roman"/>
          <w:szCs w:val="24"/>
        </w:rPr>
        <w:t>s</w:t>
      </w:r>
      <w:r w:rsidR="0075563A">
        <w:rPr>
          <w:rFonts w:cs="Times New Roman"/>
          <w:szCs w:val="24"/>
        </w:rPr>
        <w:t xml:space="preserve"> and driver</w:t>
      </w:r>
      <w:r w:rsidR="00CD5F9C">
        <w:rPr>
          <w:rFonts w:cs="Times New Roman"/>
          <w:szCs w:val="24"/>
        </w:rPr>
        <w:t>s/</w:t>
      </w:r>
      <w:r w:rsidR="0075563A">
        <w:rPr>
          <w:rFonts w:cs="Times New Roman"/>
          <w:szCs w:val="24"/>
        </w:rPr>
        <w:t>conductor</w:t>
      </w:r>
      <w:r w:rsidR="00CD5F9C">
        <w:rPr>
          <w:rFonts w:cs="Times New Roman"/>
          <w:szCs w:val="24"/>
        </w:rPr>
        <w:t>s.</w:t>
      </w:r>
    </w:p>
    <w:p w14:paraId="0F632223" w14:textId="01216841" w:rsidR="0091576E" w:rsidRDefault="0091576E" w:rsidP="000F7B02">
      <w:pPr>
        <w:pStyle w:val="ListParagraph"/>
        <w:jc w:val="both"/>
        <w:rPr>
          <w:rFonts w:cs="Times New Roman"/>
          <w:szCs w:val="24"/>
        </w:rPr>
      </w:pPr>
      <w:r>
        <w:rPr>
          <w:rFonts w:cs="Times New Roman"/>
          <w:szCs w:val="24"/>
        </w:rPr>
        <w:t>-</w:t>
      </w:r>
      <w:r w:rsidR="0075563A">
        <w:rPr>
          <w:rFonts w:cs="Times New Roman"/>
          <w:szCs w:val="24"/>
        </w:rPr>
        <w:t xml:space="preserve">To </w:t>
      </w:r>
      <w:r>
        <w:rPr>
          <w:rFonts w:cs="Times New Roman"/>
          <w:szCs w:val="24"/>
        </w:rPr>
        <w:t>propose a solution</w:t>
      </w:r>
      <w:r w:rsidR="00904F60">
        <w:rPr>
          <w:rFonts w:cs="Times New Roman"/>
          <w:szCs w:val="24"/>
        </w:rPr>
        <w:t xml:space="preserve"> for passengers using the modern mobile phone technology </w:t>
      </w:r>
      <w:r>
        <w:rPr>
          <w:rFonts w:cs="Times New Roman"/>
          <w:szCs w:val="24"/>
        </w:rPr>
        <w:t xml:space="preserve"> </w:t>
      </w:r>
    </w:p>
    <w:p w14:paraId="69214D50" w14:textId="0CB1F37F" w:rsidR="0091576E" w:rsidRDefault="0091576E" w:rsidP="000F7B02">
      <w:pPr>
        <w:pStyle w:val="ListParagraph"/>
        <w:jc w:val="both"/>
        <w:rPr>
          <w:rFonts w:cs="Times New Roman"/>
          <w:szCs w:val="24"/>
        </w:rPr>
      </w:pPr>
      <w:r>
        <w:rPr>
          <w:rFonts w:cs="Times New Roman"/>
          <w:szCs w:val="24"/>
        </w:rPr>
        <w:t>-</w:t>
      </w:r>
      <w:r w:rsidR="00CD5F9C">
        <w:rPr>
          <w:rFonts w:cs="Times New Roman"/>
          <w:szCs w:val="24"/>
        </w:rPr>
        <w:t xml:space="preserve">To </w:t>
      </w:r>
      <w:r>
        <w:rPr>
          <w:rFonts w:cs="Times New Roman"/>
          <w:szCs w:val="24"/>
        </w:rPr>
        <w:t xml:space="preserve">design and develop the proposed </w:t>
      </w:r>
      <w:r w:rsidR="00CD5F9C">
        <w:rPr>
          <w:rFonts w:cs="Times New Roman"/>
          <w:szCs w:val="24"/>
        </w:rPr>
        <w:t xml:space="preserve">mobile </w:t>
      </w:r>
      <w:r>
        <w:rPr>
          <w:rFonts w:cs="Times New Roman"/>
          <w:szCs w:val="24"/>
        </w:rPr>
        <w:t>system</w:t>
      </w:r>
      <w:r w:rsidR="00CD5F9C">
        <w:rPr>
          <w:rFonts w:cs="Times New Roman"/>
          <w:szCs w:val="24"/>
        </w:rPr>
        <w:t xml:space="preserve">, using the android technology </w:t>
      </w:r>
    </w:p>
    <w:p w14:paraId="39E8C0B5" w14:textId="1AFA89E8" w:rsidR="00D93401" w:rsidRDefault="0091576E" w:rsidP="000F7B02">
      <w:pPr>
        <w:pStyle w:val="ListParagraph"/>
        <w:jc w:val="both"/>
        <w:rPr>
          <w:rFonts w:cs="Times New Roman"/>
          <w:szCs w:val="24"/>
        </w:rPr>
      </w:pPr>
      <w:r>
        <w:rPr>
          <w:rFonts w:cs="Times New Roman"/>
          <w:szCs w:val="24"/>
        </w:rPr>
        <w:t>-</w:t>
      </w:r>
      <w:r w:rsidR="00CD5F9C">
        <w:rPr>
          <w:rFonts w:cs="Times New Roman"/>
          <w:szCs w:val="24"/>
        </w:rPr>
        <w:t xml:space="preserve">To </w:t>
      </w:r>
      <w:r w:rsidR="000620B9">
        <w:rPr>
          <w:rFonts w:cs="Times New Roman"/>
          <w:szCs w:val="24"/>
        </w:rPr>
        <w:t>validate t</w:t>
      </w:r>
      <w:r w:rsidR="00AD1AF2">
        <w:rPr>
          <w:rFonts w:cs="Times New Roman"/>
          <w:szCs w:val="24"/>
        </w:rPr>
        <w:t xml:space="preserve">he proposed system that the passenger can reverse seat using </w:t>
      </w:r>
      <w:r w:rsidR="000F7B02">
        <w:rPr>
          <w:rFonts w:cs="Times New Roman"/>
          <w:szCs w:val="24"/>
        </w:rPr>
        <w:t>the mobile</w:t>
      </w:r>
      <w:r w:rsidR="00AD1AF2">
        <w:rPr>
          <w:rFonts w:cs="Times New Roman"/>
          <w:szCs w:val="24"/>
        </w:rPr>
        <w:t xml:space="preserve"> phone technology.</w:t>
      </w:r>
    </w:p>
    <w:p w14:paraId="64262D8F" w14:textId="77777777" w:rsidR="004F73E5" w:rsidRDefault="004F73E5" w:rsidP="004F73E5">
      <w:pPr>
        <w:ind w:left="576"/>
        <w:rPr>
          <w:rFonts w:cs="Times New Roman"/>
          <w:szCs w:val="24"/>
        </w:rPr>
      </w:pPr>
      <w:r>
        <w:rPr>
          <w:rFonts w:cs="Times New Roman"/>
          <w:szCs w:val="24"/>
        </w:rPr>
        <w:lastRenderedPageBreak/>
        <w:t xml:space="preserve">Further, ultimate results for the transport systems are, </w:t>
      </w:r>
    </w:p>
    <w:p w14:paraId="27AEC102" w14:textId="65A2D9B4" w:rsidR="004F73E5" w:rsidRDefault="004F73E5" w:rsidP="004F73E5">
      <w:pPr>
        <w:ind w:left="576"/>
        <w:rPr>
          <w:rFonts w:cs="Times New Roman"/>
          <w:szCs w:val="24"/>
        </w:rPr>
      </w:pPr>
      <w:r>
        <w:rPr>
          <w:rFonts w:cs="Times New Roman"/>
          <w:szCs w:val="24"/>
        </w:rPr>
        <w:t>Using the mobile application people do not need to call to the driver or conductor, the real time location of the bus is display on the mobile phone screen.</w:t>
      </w:r>
    </w:p>
    <w:p w14:paraId="1938D74D" w14:textId="7896FF9F" w:rsidR="004F73E5" w:rsidRPr="004F73E5" w:rsidRDefault="004F73E5" w:rsidP="005A391E">
      <w:pPr>
        <w:ind w:left="576"/>
        <w:rPr>
          <w:rFonts w:cs="Times New Roman"/>
          <w:szCs w:val="24"/>
        </w:rPr>
      </w:pPr>
      <w:r>
        <w:rPr>
          <w:rFonts w:cs="Times New Roman"/>
          <w:szCs w:val="24"/>
        </w:rPr>
        <w:t xml:space="preserve"> Not only the real-time location, but the application also displays the available seat count, and </w:t>
      </w:r>
      <w:r w:rsidR="00684991">
        <w:rPr>
          <w:rFonts w:cs="Times New Roman"/>
          <w:szCs w:val="24"/>
        </w:rPr>
        <w:t>the passenger</w:t>
      </w:r>
      <w:r>
        <w:rPr>
          <w:rFonts w:cs="Times New Roman"/>
          <w:szCs w:val="24"/>
        </w:rPr>
        <w:t xml:space="preserve"> wants a book a seat, there is an option to request a seat.</w:t>
      </w:r>
    </w:p>
    <w:p w14:paraId="3135B39A" w14:textId="2B919CAB" w:rsidR="008B4CED" w:rsidRDefault="008B4CED" w:rsidP="00117630">
      <w:pPr>
        <w:pStyle w:val="Heading2"/>
      </w:pPr>
      <w:bookmarkStart w:id="16" w:name="_Toc57981330"/>
      <w:r>
        <w:t>Chapter Breakdown</w:t>
      </w:r>
      <w:bookmarkEnd w:id="16"/>
    </w:p>
    <w:p w14:paraId="7437D83C" w14:textId="4AEC586A" w:rsidR="008B4CED" w:rsidRDefault="008B4CED" w:rsidP="00117630">
      <w:pPr>
        <w:pStyle w:val="Heading3"/>
      </w:pPr>
      <w:bookmarkStart w:id="17" w:name="_Toc57981331"/>
      <w:r>
        <w:t>Introduction</w:t>
      </w:r>
      <w:bookmarkEnd w:id="17"/>
    </w:p>
    <w:p w14:paraId="1D6F65F8" w14:textId="1B9FA75D" w:rsidR="008B4CED" w:rsidRDefault="008B4CED" w:rsidP="008B4CED">
      <w:pPr>
        <w:pStyle w:val="normaltab"/>
      </w:pPr>
      <w:r>
        <w:t xml:space="preserve">The introduction chapter consists with a brief introduction of the project. </w:t>
      </w:r>
      <w:r w:rsidR="00C8410F">
        <w:t>What is</w:t>
      </w:r>
      <w:r>
        <w:t xml:space="preserve"> the problem I address and what are the major functionalities of the project is mentioned. Finally add a chapter breakdown to get rough idea about the content of the thesis.</w:t>
      </w:r>
    </w:p>
    <w:p w14:paraId="55A78B6C" w14:textId="334E913C" w:rsidR="008B4CED" w:rsidRDefault="008B4CED" w:rsidP="00117630">
      <w:pPr>
        <w:pStyle w:val="Heading3"/>
      </w:pPr>
      <w:bookmarkStart w:id="18" w:name="_Toc57981332"/>
      <w:r>
        <w:t>System Analysis</w:t>
      </w:r>
      <w:bookmarkEnd w:id="18"/>
    </w:p>
    <w:p w14:paraId="179C8E25" w14:textId="77777777" w:rsidR="008B4CED" w:rsidRDefault="00740CB7" w:rsidP="00740CB7">
      <w:pPr>
        <w:pStyle w:val="normaltab"/>
      </w:pPr>
      <w:r>
        <w:t xml:space="preserve">This is the chapter I talk about the literature survey and feasibility study for the current system. </w:t>
      </w:r>
      <w:r w:rsidR="009575A7">
        <w:t>And</w:t>
      </w:r>
      <w:r>
        <w:t xml:space="preserve"> I explain the existing use case with suitable diagram.</w:t>
      </w:r>
    </w:p>
    <w:p w14:paraId="6C05E819" w14:textId="274E2350" w:rsidR="00740CB7" w:rsidRDefault="00740CB7" w:rsidP="00117630">
      <w:pPr>
        <w:pStyle w:val="Heading3"/>
      </w:pPr>
      <w:bookmarkStart w:id="19" w:name="_Toc57981333"/>
      <w:r>
        <w:t>System Design</w:t>
      </w:r>
      <w:bookmarkEnd w:id="19"/>
    </w:p>
    <w:p w14:paraId="39A5EBF0" w14:textId="77777777" w:rsidR="00740CB7" w:rsidRDefault="007C6403" w:rsidP="009870DC">
      <w:pPr>
        <w:pStyle w:val="normaltab"/>
      </w:pPr>
      <w:r>
        <w:t xml:space="preserve">System design is the chapter I discussed about the design of the proposed system. It is explained using system architecture and mentioning functional and </w:t>
      </w:r>
      <w:r w:rsidR="00DE54F8">
        <w:t>nonfunctional</w:t>
      </w:r>
      <w:r>
        <w:t xml:space="preserve"> requirement. All the diagrams related to the proposed system are also added in this chapter. Use case </w:t>
      </w:r>
      <w:r w:rsidR="009870DC">
        <w:t xml:space="preserve">diagram, Class Diagram, ER </w:t>
      </w:r>
      <w:r w:rsidR="00DE54F8">
        <w:t>Diagram,</w:t>
      </w:r>
      <w:r w:rsidR="009870DC">
        <w:t xml:space="preserve"> and a sequence diagram for the proposed system is attached with System design chapter.</w:t>
      </w:r>
    </w:p>
    <w:p w14:paraId="2D591C8C" w14:textId="4A0A6108" w:rsidR="00740CB7" w:rsidRDefault="009870DC" w:rsidP="00117630">
      <w:pPr>
        <w:pStyle w:val="Heading3"/>
      </w:pPr>
      <w:bookmarkStart w:id="20" w:name="_Toc57981334"/>
      <w:r>
        <w:t>System Development</w:t>
      </w:r>
      <w:bookmarkEnd w:id="20"/>
    </w:p>
    <w:p w14:paraId="4EA8EFD7" w14:textId="631D66CC" w:rsidR="009870DC" w:rsidRDefault="009870DC" w:rsidP="009870DC">
      <w:pPr>
        <w:pStyle w:val="normaltab"/>
      </w:pPr>
      <w:r>
        <w:t xml:space="preserve">This chapter discussed about the development strategy for proposed system. In this chapter I talk about </w:t>
      </w:r>
      <w:r w:rsidR="00DE54F8">
        <w:t xml:space="preserve">android application, </w:t>
      </w:r>
      <w:r w:rsidR="00D865E0">
        <w:t>database and</w:t>
      </w:r>
      <w:r>
        <w:t xml:space="preserve"> interface development using related diagrams. I add several interfaces of the developed system with simple explanation.</w:t>
      </w:r>
    </w:p>
    <w:p w14:paraId="4205E1CC" w14:textId="56CC6FEA" w:rsidR="009870DC" w:rsidRDefault="009870DC" w:rsidP="00117630">
      <w:pPr>
        <w:pStyle w:val="Heading3"/>
      </w:pPr>
      <w:bookmarkStart w:id="21" w:name="_Toc57981335"/>
      <w:r>
        <w:t>Conclusion and further development</w:t>
      </w:r>
      <w:bookmarkEnd w:id="21"/>
    </w:p>
    <w:p w14:paraId="76B42F04" w14:textId="77777777" w:rsidR="009870DC" w:rsidRDefault="009870DC" w:rsidP="009870DC">
      <w:pPr>
        <w:pStyle w:val="normaltab"/>
      </w:pPr>
      <w:r>
        <w:t xml:space="preserve">This is the chapter I conclude the </w:t>
      </w:r>
      <w:r w:rsidR="00DE54F8">
        <w:t>android application for the vehicle tracking and seat booking system</w:t>
      </w:r>
      <w:r>
        <w:t xml:space="preserve">. </w:t>
      </w:r>
      <w:r w:rsidR="000F0E77">
        <w:t>And</w:t>
      </w:r>
      <w:r>
        <w:t xml:space="preserve"> it is discussed about the further development of this system.</w:t>
      </w:r>
    </w:p>
    <w:p w14:paraId="797C9978" w14:textId="37C3457D" w:rsidR="009870DC" w:rsidRDefault="009870DC" w:rsidP="00117630">
      <w:pPr>
        <w:pStyle w:val="Heading3"/>
      </w:pPr>
      <w:bookmarkStart w:id="22" w:name="_Toc57981336"/>
      <w:r>
        <w:t>Reference</w:t>
      </w:r>
      <w:bookmarkEnd w:id="22"/>
    </w:p>
    <w:p w14:paraId="3C189BE3" w14:textId="77777777" w:rsidR="009870DC" w:rsidRDefault="009870DC" w:rsidP="00740CB7">
      <w:pPr>
        <w:pStyle w:val="normaltab"/>
      </w:pPr>
      <w:r>
        <w:t>References are mentioned in this chapter.</w:t>
      </w:r>
    </w:p>
    <w:p w14:paraId="172120B8" w14:textId="77777777" w:rsidR="00CF58AE" w:rsidRPr="000F7B02" w:rsidRDefault="00F54271" w:rsidP="00631431">
      <w:pPr>
        <w:pStyle w:val="chapter"/>
        <w:rPr>
          <w:sz w:val="28"/>
          <w:szCs w:val="28"/>
        </w:rPr>
      </w:pPr>
      <w:bookmarkStart w:id="23" w:name="_Toc57981337"/>
      <w:r w:rsidRPr="000F7B02">
        <w:rPr>
          <w:sz w:val="28"/>
          <w:szCs w:val="28"/>
        </w:rPr>
        <w:lastRenderedPageBreak/>
        <w:t>Chapter 02</w:t>
      </w:r>
      <w:bookmarkEnd w:id="23"/>
    </w:p>
    <w:p w14:paraId="6CF0F0BB" w14:textId="22980FC2" w:rsidR="00F54271" w:rsidRPr="00631431" w:rsidRDefault="00E675BF" w:rsidP="000F0C1E">
      <w:pPr>
        <w:pStyle w:val="Heading1"/>
      </w:pPr>
      <w:bookmarkStart w:id="24" w:name="_Toc57981338"/>
      <w:r>
        <w:t xml:space="preserve">CURRENT </w:t>
      </w:r>
      <w:r w:rsidR="003C5C5E">
        <w:t>SYSTEM ANALYSIS</w:t>
      </w:r>
      <w:bookmarkEnd w:id="24"/>
    </w:p>
    <w:p w14:paraId="7250377B" w14:textId="77777777" w:rsidR="00F54271" w:rsidRDefault="003C5C5E" w:rsidP="003C5C5E">
      <w:pPr>
        <w:pStyle w:val="Heading2"/>
        <w:rPr>
          <w:w w:val="99"/>
        </w:rPr>
      </w:pPr>
      <w:bookmarkStart w:id="25" w:name="_Toc57981339"/>
      <w:r>
        <w:rPr>
          <w:w w:val="99"/>
        </w:rPr>
        <w:t>Introduction</w:t>
      </w:r>
      <w:bookmarkEnd w:id="25"/>
    </w:p>
    <w:p w14:paraId="35D8ED46" w14:textId="73D9B6FC" w:rsidR="00BC61AD" w:rsidRPr="005A391E" w:rsidRDefault="005A391E" w:rsidP="005A391E">
      <w:r>
        <w:t>in this chapter, analyze the current system and collect the requirements from the passengers, drivers, conductors, and bus owners to get a broad idea of the existing system.</w:t>
      </w:r>
      <w:r w:rsidR="00BC61AD">
        <w:t xml:space="preserve"> The use-case diagram has drawn to get a clear image of the existing system.</w:t>
      </w:r>
    </w:p>
    <w:p w14:paraId="7D375423" w14:textId="26CBF7CA" w:rsidR="00427465" w:rsidRDefault="00EF7438" w:rsidP="00A12706">
      <w:pPr>
        <w:pStyle w:val="Heading2"/>
      </w:pPr>
      <w:bookmarkStart w:id="26" w:name="_Toc57981340"/>
      <w:r>
        <w:t xml:space="preserve">Collect </w:t>
      </w:r>
      <w:r w:rsidR="00A12706">
        <w:t>R</w:t>
      </w:r>
      <w:r>
        <w:t>equirements</w:t>
      </w:r>
      <w:bookmarkEnd w:id="26"/>
    </w:p>
    <w:p w14:paraId="4EA3B761" w14:textId="1D671085" w:rsidR="002F583D" w:rsidRPr="00FF38B8" w:rsidRDefault="00A12706" w:rsidP="00A12706">
      <w:r>
        <w:t xml:space="preserve">To understand the existing system, I interviewed </w:t>
      </w:r>
      <w:r w:rsidR="00B64861">
        <w:t xml:space="preserve">passengers </w:t>
      </w:r>
      <w:r w:rsidR="001941F8">
        <w:t>which the route was from Kadawata</w:t>
      </w:r>
      <w:r w:rsidR="005A391E">
        <w:t xml:space="preserve"> </w:t>
      </w:r>
      <w:r w:rsidR="002F583D">
        <w:t xml:space="preserve">to Gampaha. My </w:t>
      </w:r>
      <w:r>
        <w:t xml:space="preserve">project supervisor, Miss. Wasana Uduwela gave me a broad idea about the </w:t>
      </w:r>
      <w:r w:rsidR="002F583D">
        <w:t xml:space="preserve">existing </w:t>
      </w:r>
      <w:r>
        <w:t>system</w:t>
      </w:r>
      <w:r w:rsidR="001941F8">
        <w:t xml:space="preserve"> and the functionality of the system.</w:t>
      </w:r>
    </w:p>
    <w:p w14:paraId="79BED708" w14:textId="586AEF34" w:rsidR="003C5C5E" w:rsidRDefault="003C5C5E" w:rsidP="003C5C5E">
      <w:pPr>
        <w:pStyle w:val="Heading2"/>
      </w:pPr>
      <w:bookmarkStart w:id="27" w:name="_Toc57981341"/>
      <w:r>
        <w:t>Use case of the manual System</w:t>
      </w:r>
      <w:bookmarkEnd w:id="27"/>
    </w:p>
    <w:p w14:paraId="294C4319" w14:textId="3E515CF4" w:rsidR="00EF1353" w:rsidRDefault="00EF1353" w:rsidP="00C02271">
      <w:pPr>
        <w:widowControl w:val="0"/>
        <w:autoSpaceDE w:val="0"/>
        <w:autoSpaceDN w:val="0"/>
        <w:adjustRightInd w:val="0"/>
        <w:spacing w:after="0" w:line="286" w:lineRule="auto"/>
        <w:ind w:left="116" w:right="172"/>
        <w:rPr>
          <w:rFonts w:cs="Times New Roman"/>
          <w:szCs w:val="24"/>
        </w:rPr>
      </w:pPr>
    </w:p>
    <w:p w14:paraId="019F07C9" w14:textId="74F605FF" w:rsidR="00137831" w:rsidRDefault="00137831" w:rsidP="00137831">
      <w:r>
        <w:rPr>
          <w:rFonts w:cs="Times New Roman"/>
          <w:noProof/>
          <w:szCs w:val="24"/>
        </w:rPr>
        <w:drawing>
          <wp:anchor distT="0" distB="0" distL="114300" distR="114300" simplePos="0" relativeHeight="251648000" behindDoc="0" locked="0" layoutInCell="1" allowOverlap="1" wp14:anchorId="1D6DA006" wp14:editId="2AD370BC">
            <wp:simplePos x="0" y="0"/>
            <wp:positionH relativeFrom="column">
              <wp:posOffset>692785</wp:posOffset>
            </wp:positionH>
            <wp:positionV relativeFrom="paragraph">
              <wp:posOffset>653811</wp:posOffset>
            </wp:positionV>
            <wp:extent cx="4229100" cy="425767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4229100" cy="4257675"/>
                    </a:xfrm>
                    <a:prstGeom prst="rect">
                      <a:avLst/>
                    </a:prstGeom>
                  </pic:spPr>
                </pic:pic>
              </a:graphicData>
            </a:graphic>
            <wp14:sizeRelH relativeFrom="margin">
              <wp14:pctWidth>0</wp14:pctWidth>
            </wp14:sizeRelH>
            <wp14:sizeRelV relativeFrom="margin">
              <wp14:pctHeight>0</wp14:pctHeight>
            </wp14:sizeRelV>
          </wp:anchor>
        </w:drawing>
      </w:r>
      <w:r w:rsidR="002000BC">
        <w:rPr>
          <w:rFonts w:cs="Times New Roman"/>
          <w:szCs w:val="24"/>
        </w:rPr>
        <w:t>The existing system has followed the below procedure done by the passenger and conductor.</w:t>
      </w:r>
      <w:r w:rsidR="0014128C">
        <w:rPr>
          <w:rFonts w:cs="Times New Roman"/>
          <w:szCs w:val="24"/>
        </w:rPr>
        <w:t xml:space="preserve"> </w:t>
      </w:r>
      <w:r>
        <w:t>Following figure is the Use case diagram for the existing seat booking system.</w:t>
      </w:r>
      <w:bookmarkStart w:id="28" w:name="_Hlk56205147"/>
      <w:bookmarkEnd w:id="28"/>
    </w:p>
    <w:p w14:paraId="6DB6CCDA" w14:textId="0CC3772E" w:rsidR="002000BC" w:rsidRDefault="005E3BBB" w:rsidP="00C02271">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78208" behindDoc="0" locked="0" layoutInCell="1" allowOverlap="1" wp14:anchorId="20D82502" wp14:editId="72A3B0D3">
                <wp:simplePos x="0" y="0"/>
                <wp:positionH relativeFrom="column">
                  <wp:posOffset>-3810</wp:posOffset>
                </wp:positionH>
                <wp:positionV relativeFrom="paragraph">
                  <wp:posOffset>4424680</wp:posOffset>
                </wp:positionV>
                <wp:extent cx="5602605" cy="291465"/>
                <wp:effectExtent l="0" t="0" r="0"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291465"/>
                        </a:xfrm>
                        <a:prstGeom prst="rect">
                          <a:avLst/>
                        </a:prstGeom>
                        <a:solidFill>
                          <a:srgbClr val="FFFFFF"/>
                        </a:solidFill>
                        <a:ln>
                          <a:noFill/>
                        </a:ln>
                      </wps:spPr>
                      <wps:txbx>
                        <w:txbxContent>
                          <w:p w14:paraId="78E804EE" w14:textId="7117C3FA" w:rsidR="002F443C" w:rsidRPr="0078743F" w:rsidRDefault="002F443C" w:rsidP="00137831">
                            <w:pPr>
                              <w:pStyle w:val="Quote"/>
                            </w:pPr>
                            <w:r w:rsidRPr="00137831">
                              <w:t>Figure 2.3.1</w:t>
                            </w:r>
                            <w:r w:rsidRPr="0078743F">
                              <w:t xml:space="preserve">- </w:t>
                            </w:r>
                            <w:r>
                              <w:t>Use case diagram of the existing manual booking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82502" id="_x0000_t202" coordsize="21600,21600" o:spt="202" path="m,l,21600r21600,l21600,xe">
                <v:stroke joinstyle="miter"/>
                <v:path gradientshapeok="t" o:connecttype="rect"/>
              </v:shapetype>
              <v:shape id="Text Box 71" o:spid="_x0000_s1026" type="#_x0000_t202" style="position:absolute;left:0;text-align:left;margin-left:-.3pt;margin-top:348.4pt;width:441.15pt;height:22.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" stroked="f">
                <v:textbox inset="0,0,0,0">
                  <w:txbxContent>
                    <w:p w14:paraId="78E804EE" w14:textId="7117C3FA" w:rsidR="002F443C" w:rsidRPr="0078743F" w:rsidRDefault="002F443C" w:rsidP="00137831">
                      <w:pPr>
                        <w:pStyle w:val="Quote"/>
                      </w:pPr>
                      <w:r w:rsidRPr="00137831">
                        <w:t>Figure 2.3.1</w:t>
                      </w:r>
                      <w:r w:rsidRPr="0078743F">
                        <w:t xml:space="preserve">- </w:t>
                      </w:r>
                      <w:r>
                        <w:t>Use case diagram of the existing manual booking system</w:t>
                      </w:r>
                    </w:p>
                  </w:txbxContent>
                </v:textbox>
              </v:shape>
            </w:pict>
          </mc:Fallback>
        </mc:AlternateContent>
      </w:r>
    </w:p>
    <w:p w14:paraId="2FC87A3E" w14:textId="20DEE00B" w:rsidR="00CF1B3C" w:rsidRDefault="005E3BBB" w:rsidP="00B75AC0">
      <w:pPr>
        <w:tabs>
          <w:tab w:val="right" w:pos="8821"/>
        </w:tabs>
      </w:pPr>
      <w:r>
        <w:rPr>
          <w:noProof/>
          <w:lang w:bidi="ar-SA"/>
        </w:rPr>
        <mc:AlternateContent>
          <mc:Choice Requires="wps">
            <w:drawing>
              <wp:anchor distT="0" distB="0" distL="114300" distR="114300" simplePos="0" relativeHeight="251677184" behindDoc="0" locked="0" layoutInCell="1" allowOverlap="1" wp14:anchorId="7311C8FE" wp14:editId="71C80118">
                <wp:simplePos x="0" y="0"/>
                <wp:positionH relativeFrom="column">
                  <wp:posOffset>141605</wp:posOffset>
                </wp:positionH>
                <wp:positionV relativeFrom="paragraph">
                  <wp:posOffset>6701790</wp:posOffset>
                </wp:positionV>
                <wp:extent cx="5305425" cy="291465"/>
                <wp:effectExtent l="0" t="0" r="0" b="0"/>
                <wp:wrapNone/>
                <wp:docPr id="4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291465"/>
                        </a:xfrm>
                        <a:prstGeom prst="rect">
                          <a:avLst/>
                        </a:prstGeom>
                        <a:solidFill>
                          <a:srgbClr val="FFFFFF"/>
                        </a:solidFill>
                        <a:ln>
                          <a:noFill/>
                        </a:ln>
                      </wps:spPr>
                      <wps:txbx>
                        <w:txbxContent>
                          <w:p w14:paraId="16BC373A" w14:textId="77777777" w:rsidR="002F443C" w:rsidRPr="000A56C5" w:rsidRDefault="002F443C" w:rsidP="0014128C">
                            <w:pPr>
                              <w:pStyle w:val="Quote"/>
                            </w:pPr>
                            <w:r w:rsidRPr="000A56C5">
                              <w:t xml:space="preserve">Figure </w:t>
                            </w:r>
                            <w:fldSimple w:instr=" STYLEREF 1 \s ">
                              <w:r>
                                <w:rPr>
                                  <w:noProof/>
                                </w:rPr>
                                <w:t>2</w:t>
                              </w:r>
                            </w:fldSimple>
                            <w:r w:rsidRPr="000A56C5">
                              <w:t>.4.1 - Use Case Diagram for Existing seat booking system</w:t>
                            </w:r>
                          </w:p>
                          <w:p w14:paraId="4D9F5BB9" w14:textId="77777777" w:rsidR="002F443C" w:rsidRPr="0078743F" w:rsidRDefault="002F443C" w:rsidP="0014128C">
                            <w:pPr>
                              <w:pStyle w:val="Quo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1C8FE" id="Text Box 91" o:spid="_x0000_s1027" type="#_x0000_t202" style="position:absolute;left:0;text-align:left;margin-left:11.15pt;margin-top:527.7pt;width:417.75pt;height:22.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" stroked="f">
                <v:textbox inset="0,0,0,0">
                  <w:txbxContent>
                    <w:p w14:paraId="16BC373A" w14:textId="77777777" w:rsidR="002F443C" w:rsidRPr="000A56C5" w:rsidRDefault="002F443C" w:rsidP="0014128C">
                      <w:pPr>
                        <w:pStyle w:val="Quote"/>
                      </w:pPr>
                      <w:r w:rsidRPr="000A56C5">
                        <w:t xml:space="preserve">Figure </w:t>
                      </w:r>
                      <w:fldSimple w:instr=" STYLEREF 1 \s ">
                        <w:r>
                          <w:rPr>
                            <w:noProof/>
                          </w:rPr>
                          <w:t>2</w:t>
                        </w:r>
                      </w:fldSimple>
                      <w:r w:rsidRPr="000A56C5">
                        <w:t>.4.1 - Use Case Diagram for Existing seat booking system</w:t>
                      </w:r>
                    </w:p>
                    <w:p w14:paraId="4D9F5BB9" w14:textId="77777777" w:rsidR="002F443C" w:rsidRPr="0078743F" w:rsidRDefault="002F443C" w:rsidP="0014128C">
                      <w:pPr>
                        <w:pStyle w:val="Quote"/>
                      </w:pPr>
                    </w:p>
                  </w:txbxContent>
                </v:textbox>
              </v:shape>
            </w:pict>
          </mc:Fallback>
        </mc:AlternateContent>
      </w:r>
    </w:p>
    <w:p w14:paraId="168645FD" w14:textId="4424FFDD" w:rsidR="00B75AC0" w:rsidRDefault="00B75AC0" w:rsidP="00B75AC0">
      <w:pPr>
        <w:pStyle w:val="Heading2"/>
      </w:pPr>
      <w:bookmarkStart w:id="29" w:name="_Toc57981342"/>
      <w:r>
        <w:lastRenderedPageBreak/>
        <w:t>Use case Catalogue</w:t>
      </w:r>
      <w:bookmarkEnd w:id="29"/>
    </w:p>
    <w:tbl>
      <w:tblPr>
        <w:tblStyle w:val="TableGrid"/>
        <w:tblW w:w="0" w:type="auto"/>
        <w:tblLayout w:type="fixed"/>
        <w:tblLook w:val="04A0" w:firstRow="1" w:lastRow="0" w:firstColumn="1" w:lastColumn="0" w:noHBand="0" w:noVBand="1"/>
      </w:tblPr>
      <w:tblGrid>
        <w:gridCol w:w="2381"/>
        <w:gridCol w:w="2036"/>
        <w:gridCol w:w="4619"/>
      </w:tblGrid>
      <w:tr w:rsidR="00B75AC0" w:rsidRPr="00C25580" w14:paraId="530AB39F" w14:textId="77777777" w:rsidTr="00697779">
        <w:trPr>
          <w:trHeight w:val="409"/>
        </w:trPr>
        <w:tc>
          <w:tcPr>
            <w:tcW w:w="2381" w:type="dxa"/>
            <w:vAlign w:val="center"/>
          </w:tcPr>
          <w:p w14:paraId="4298D92A" w14:textId="77777777" w:rsidR="00B75AC0" w:rsidRPr="00697779" w:rsidRDefault="00B75AC0" w:rsidP="00697779">
            <w:pPr>
              <w:rPr>
                <w:rFonts w:cs="Times New Roman"/>
                <w:b/>
                <w:bCs/>
                <w:szCs w:val="24"/>
              </w:rPr>
            </w:pPr>
            <w:r w:rsidRPr="00697779">
              <w:rPr>
                <w:rFonts w:cs="Times New Roman"/>
                <w:b/>
                <w:bCs/>
                <w:szCs w:val="24"/>
              </w:rPr>
              <w:t>Use case:</w:t>
            </w:r>
          </w:p>
        </w:tc>
        <w:tc>
          <w:tcPr>
            <w:tcW w:w="6655" w:type="dxa"/>
            <w:gridSpan w:val="2"/>
            <w:vAlign w:val="center"/>
          </w:tcPr>
          <w:p w14:paraId="7CD002DC" w14:textId="353C4EF6" w:rsidR="00B75AC0" w:rsidRPr="00697779" w:rsidRDefault="00D80212" w:rsidP="00697779">
            <w:pPr>
              <w:rPr>
                <w:rFonts w:cs="Times New Roman"/>
                <w:szCs w:val="24"/>
              </w:rPr>
            </w:pPr>
            <w:r w:rsidRPr="00697779">
              <w:rPr>
                <w:rFonts w:cs="Times New Roman"/>
                <w:szCs w:val="24"/>
              </w:rPr>
              <w:t>Make a phone call</w:t>
            </w:r>
          </w:p>
        </w:tc>
      </w:tr>
      <w:tr w:rsidR="00B75AC0" w:rsidRPr="00C25580" w14:paraId="5128642C" w14:textId="77777777" w:rsidTr="00697779">
        <w:trPr>
          <w:trHeight w:val="359"/>
        </w:trPr>
        <w:tc>
          <w:tcPr>
            <w:tcW w:w="2381" w:type="dxa"/>
            <w:vAlign w:val="center"/>
          </w:tcPr>
          <w:p w14:paraId="5C99C4C9" w14:textId="140356AE" w:rsidR="00B75AC0" w:rsidRPr="00697779" w:rsidRDefault="00B75AC0" w:rsidP="00697779">
            <w:pPr>
              <w:rPr>
                <w:rFonts w:cs="Times New Roman"/>
                <w:b/>
                <w:bCs/>
                <w:szCs w:val="24"/>
              </w:rPr>
            </w:pPr>
            <w:r w:rsidRPr="00697779">
              <w:rPr>
                <w:rFonts w:cs="Times New Roman"/>
                <w:b/>
                <w:bCs/>
                <w:szCs w:val="24"/>
              </w:rPr>
              <w:t>Actors:</w:t>
            </w:r>
          </w:p>
        </w:tc>
        <w:tc>
          <w:tcPr>
            <w:tcW w:w="6655" w:type="dxa"/>
            <w:gridSpan w:val="2"/>
            <w:vAlign w:val="center"/>
          </w:tcPr>
          <w:p w14:paraId="121F2DB0" w14:textId="147CB8AF" w:rsidR="00B75AC0" w:rsidRPr="00697779" w:rsidRDefault="00D80212" w:rsidP="00697779">
            <w:pPr>
              <w:rPr>
                <w:rFonts w:cs="Times New Roman"/>
                <w:szCs w:val="24"/>
              </w:rPr>
            </w:pPr>
            <w:r w:rsidRPr="00697779">
              <w:rPr>
                <w:rFonts w:cs="Times New Roman"/>
                <w:szCs w:val="24"/>
              </w:rPr>
              <w:t>Passenger</w:t>
            </w:r>
          </w:p>
        </w:tc>
      </w:tr>
      <w:tr w:rsidR="00B75AC0" w:rsidRPr="00C25580" w14:paraId="693DB35D" w14:textId="77777777" w:rsidTr="00697779">
        <w:trPr>
          <w:trHeight w:val="332"/>
        </w:trPr>
        <w:tc>
          <w:tcPr>
            <w:tcW w:w="2381" w:type="dxa"/>
            <w:vAlign w:val="center"/>
          </w:tcPr>
          <w:p w14:paraId="1597BE69" w14:textId="77777777" w:rsidR="00B75AC0" w:rsidRPr="00697779" w:rsidRDefault="00B75AC0" w:rsidP="00697779">
            <w:pPr>
              <w:rPr>
                <w:rFonts w:cs="Times New Roman"/>
                <w:b/>
                <w:bCs/>
                <w:szCs w:val="24"/>
              </w:rPr>
            </w:pPr>
            <w:r w:rsidRPr="00697779">
              <w:rPr>
                <w:rFonts w:cs="Times New Roman"/>
                <w:b/>
                <w:bCs/>
                <w:szCs w:val="24"/>
              </w:rPr>
              <w:t>Purpose:</w:t>
            </w:r>
          </w:p>
        </w:tc>
        <w:tc>
          <w:tcPr>
            <w:tcW w:w="6655" w:type="dxa"/>
            <w:gridSpan w:val="2"/>
            <w:vAlign w:val="center"/>
          </w:tcPr>
          <w:p w14:paraId="79706E20" w14:textId="57F27275" w:rsidR="00B75AC0" w:rsidRPr="00697779" w:rsidRDefault="00D80212" w:rsidP="00697779">
            <w:pPr>
              <w:rPr>
                <w:rFonts w:cs="Times New Roman"/>
                <w:szCs w:val="24"/>
              </w:rPr>
            </w:pPr>
            <w:r w:rsidRPr="00697779">
              <w:rPr>
                <w:rFonts w:cs="Times New Roman"/>
                <w:szCs w:val="24"/>
              </w:rPr>
              <w:t>Know the location of the bus</w:t>
            </w:r>
          </w:p>
        </w:tc>
      </w:tr>
      <w:tr w:rsidR="00B75AC0" w:rsidRPr="00C25580" w14:paraId="3590018A" w14:textId="77777777" w:rsidTr="00697779">
        <w:trPr>
          <w:trHeight w:val="620"/>
        </w:trPr>
        <w:tc>
          <w:tcPr>
            <w:tcW w:w="2381" w:type="dxa"/>
            <w:vAlign w:val="center"/>
          </w:tcPr>
          <w:p w14:paraId="7F16ECCB" w14:textId="77777777" w:rsidR="00B75AC0" w:rsidRPr="00697779" w:rsidRDefault="00B75AC0" w:rsidP="00697779">
            <w:pPr>
              <w:rPr>
                <w:rFonts w:cs="Times New Roman"/>
                <w:b/>
                <w:bCs/>
                <w:szCs w:val="24"/>
              </w:rPr>
            </w:pPr>
            <w:r w:rsidRPr="00697779">
              <w:rPr>
                <w:rFonts w:cs="Times New Roman"/>
                <w:b/>
                <w:bCs/>
                <w:szCs w:val="24"/>
              </w:rPr>
              <w:t>Overview:</w:t>
            </w:r>
          </w:p>
        </w:tc>
        <w:tc>
          <w:tcPr>
            <w:tcW w:w="6655" w:type="dxa"/>
            <w:gridSpan w:val="2"/>
            <w:vAlign w:val="center"/>
          </w:tcPr>
          <w:p w14:paraId="2D872B2C" w14:textId="657F92D0" w:rsidR="00B75AC0" w:rsidRPr="00697779" w:rsidRDefault="00D80212" w:rsidP="00697779">
            <w:pPr>
              <w:rPr>
                <w:rFonts w:cs="Times New Roman"/>
                <w:szCs w:val="24"/>
              </w:rPr>
            </w:pPr>
            <w:r w:rsidRPr="00697779">
              <w:rPr>
                <w:rFonts w:cs="Times New Roman"/>
                <w:szCs w:val="24"/>
              </w:rPr>
              <w:t>Using the mobile phone and make a call to the driver or conductor</w:t>
            </w:r>
          </w:p>
        </w:tc>
      </w:tr>
      <w:tr w:rsidR="00B75AC0" w:rsidRPr="00C25580" w14:paraId="103B7E6F" w14:textId="77777777" w:rsidTr="00697779">
        <w:trPr>
          <w:trHeight w:val="350"/>
        </w:trPr>
        <w:tc>
          <w:tcPr>
            <w:tcW w:w="2381" w:type="dxa"/>
            <w:vAlign w:val="center"/>
          </w:tcPr>
          <w:p w14:paraId="7097DAB4" w14:textId="77777777" w:rsidR="00B75AC0" w:rsidRPr="00697779" w:rsidRDefault="00B75AC0" w:rsidP="00697779">
            <w:pPr>
              <w:rPr>
                <w:rFonts w:cs="Times New Roman"/>
                <w:b/>
                <w:bCs/>
                <w:szCs w:val="24"/>
              </w:rPr>
            </w:pPr>
            <w:r w:rsidRPr="00697779">
              <w:rPr>
                <w:rFonts w:cs="Times New Roman"/>
                <w:b/>
                <w:bCs/>
                <w:szCs w:val="24"/>
              </w:rPr>
              <w:t>Type:</w:t>
            </w:r>
          </w:p>
        </w:tc>
        <w:tc>
          <w:tcPr>
            <w:tcW w:w="6655" w:type="dxa"/>
            <w:gridSpan w:val="2"/>
            <w:vAlign w:val="center"/>
          </w:tcPr>
          <w:p w14:paraId="0CAE27DA" w14:textId="78C2CBAF" w:rsidR="00B75AC0" w:rsidRPr="00697779" w:rsidRDefault="00D80212" w:rsidP="00697779">
            <w:pPr>
              <w:rPr>
                <w:rFonts w:cs="Times New Roman"/>
                <w:szCs w:val="24"/>
              </w:rPr>
            </w:pPr>
            <w:r w:rsidRPr="00697779">
              <w:rPr>
                <w:rFonts w:cs="Times New Roman"/>
                <w:szCs w:val="24"/>
              </w:rPr>
              <w:t>Essential</w:t>
            </w:r>
          </w:p>
        </w:tc>
      </w:tr>
      <w:tr w:rsidR="00B75AC0" w:rsidRPr="00C25580" w14:paraId="44F24D8B" w14:textId="77777777" w:rsidTr="00697779">
        <w:trPr>
          <w:trHeight w:val="629"/>
        </w:trPr>
        <w:tc>
          <w:tcPr>
            <w:tcW w:w="2381" w:type="dxa"/>
            <w:vAlign w:val="center"/>
          </w:tcPr>
          <w:p w14:paraId="556E308E" w14:textId="77777777" w:rsidR="00B75AC0" w:rsidRPr="00697779" w:rsidRDefault="00B75AC0" w:rsidP="00697779">
            <w:pPr>
              <w:rPr>
                <w:rFonts w:cs="Times New Roman"/>
                <w:b/>
                <w:bCs/>
                <w:szCs w:val="24"/>
              </w:rPr>
            </w:pPr>
            <w:r w:rsidRPr="00697779">
              <w:rPr>
                <w:rFonts w:cs="Times New Roman"/>
                <w:b/>
                <w:bCs/>
                <w:szCs w:val="24"/>
              </w:rPr>
              <w:t>Preconditions:</w:t>
            </w:r>
          </w:p>
        </w:tc>
        <w:tc>
          <w:tcPr>
            <w:tcW w:w="6655" w:type="dxa"/>
            <w:gridSpan w:val="2"/>
            <w:vAlign w:val="center"/>
          </w:tcPr>
          <w:p w14:paraId="7F499551" w14:textId="4B5B54F7" w:rsidR="00B75AC0" w:rsidRPr="00697779" w:rsidRDefault="00D80212" w:rsidP="00697779">
            <w:pPr>
              <w:rPr>
                <w:rFonts w:cs="Times New Roman"/>
                <w:szCs w:val="24"/>
              </w:rPr>
            </w:pPr>
            <w:r w:rsidRPr="00697779">
              <w:rPr>
                <w:rFonts w:cs="Times New Roman"/>
                <w:szCs w:val="24"/>
              </w:rPr>
              <w:t>should have the driver or conductor mobile phone number</w:t>
            </w:r>
          </w:p>
        </w:tc>
      </w:tr>
      <w:tr w:rsidR="00B75AC0" w:rsidRPr="00C25580" w14:paraId="763F76A7" w14:textId="77777777" w:rsidTr="00697779">
        <w:trPr>
          <w:trHeight w:val="620"/>
        </w:trPr>
        <w:tc>
          <w:tcPr>
            <w:tcW w:w="2381" w:type="dxa"/>
            <w:vAlign w:val="center"/>
          </w:tcPr>
          <w:p w14:paraId="1E95B6EC" w14:textId="77777777" w:rsidR="00B75AC0" w:rsidRPr="00697779" w:rsidRDefault="00B75AC0" w:rsidP="00697779">
            <w:pPr>
              <w:rPr>
                <w:rFonts w:cs="Times New Roman"/>
                <w:b/>
                <w:bCs/>
                <w:szCs w:val="24"/>
              </w:rPr>
            </w:pPr>
            <w:r w:rsidRPr="00697779">
              <w:rPr>
                <w:rFonts w:cs="Times New Roman"/>
                <w:b/>
                <w:bCs/>
                <w:szCs w:val="24"/>
              </w:rPr>
              <w:t>Post conditions:</w:t>
            </w:r>
          </w:p>
        </w:tc>
        <w:tc>
          <w:tcPr>
            <w:tcW w:w="6655" w:type="dxa"/>
            <w:gridSpan w:val="2"/>
            <w:vAlign w:val="center"/>
          </w:tcPr>
          <w:p w14:paraId="70974503" w14:textId="698169AE" w:rsidR="00B75AC0" w:rsidRPr="00697779" w:rsidRDefault="00CF5EBA" w:rsidP="00697779">
            <w:pPr>
              <w:rPr>
                <w:rFonts w:cs="Times New Roman"/>
                <w:szCs w:val="24"/>
              </w:rPr>
            </w:pPr>
            <w:r>
              <w:rPr>
                <w:rFonts w:cs="Times New Roman"/>
                <w:szCs w:val="24"/>
              </w:rPr>
              <w:t>Got to know the bus is running on the route on the day</w:t>
            </w:r>
          </w:p>
        </w:tc>
      </w:tr>
      <w:tr w:rsidR="00B75AC0" w:rsidRPr="00C25580" w14:paraId="689EADFF" w14:textId="77777777" w:rsidTr="00697779">
        <w:trPr>
          <w:trHeight w:val="395"/>
        </w:trPr>
        <w:tc>
          <w:tcPr>
            <w:tcW w:w="2381" w:type="dxa"/>
            <w:vAlign w:val="center"/>
          </w:tcPr>
          <w:p w14:paraId="7BB7DA87" w14:textId="77777777" w:rsidR="00B75AC0" w:rsidRPr="00697779" w:rsidRDefault="00B75AC0" w:rsidP="00697779">
            <w:pPr>
              <w:rPr>
                <w:rFonts w:cs="Times New Roman"/>
                <w:b/>
                <w:bCs/>
                <w:szCs w:val="24"/>
              </w:rPr>
            </w:pPr>
            <w:r w:rsidRPr="00697779">
              <w:rPr>
                <w:rFonts w:cs="Times New Roman"/>
                <w:b/>
                <w:bCs/>
                <w:szCs w:val="24"/>
              </w:rPr>
              <w:t>Special Requirements:</w:t>
            </w:r>
          </w:p>
        </w:tc>
        <w:tc>
          <w:tcPr>
            <w:tcW w:w="6655" w:type="dxa"/>
            <w:gridSpan w:val="2"/>
            <w:vAlign w:val="center"/>
          </w:tcPr>
          <w:p w14:paraId="5747629B" w14:textId="77777777" w:rsidR="00B75AC0" w:rsidRPr="00697779" w:rsidRDefault="00B75AC0" w:rsidP="00697779">
            <w:pPr>
              <w:rPr>
                <w:rFonts w:cs="Times New Roman"/>
                <w:szCs w:val="24"/>
              </w:rPr>
            </w:pPr>
          </w:p>
        </w:tc>
      </w:tr>
      <w:tr w:rsidR="00B75AC0" w:rsidRPr="00C25580" w14:paraId="70CA82ED" w14:textId="77777777" w:rsidTr="00697779">
        <w:trPr>
          <w:trHeight w:val="503"/>
        </w:trPr>
        <w:tc>
          <w:tcPr>
            <w:tcW w:w="9036" w:type="dxa"/>
            <w:gridSpan w:val="3"/>
            <w:vAlign w:val="center"/>
          </w:tcPr>
          <w:p w14:paraId="2A85F9BD" w14:textId="77777777" w:rsidR="00B75AC0" w:rsidRPr="00697779" w:rsidRDefault="00B75AC0" w:rsidP="00697779">
            <w:pPr>
              <w:jc w:val="center"/>
              <w:rPr>
                <w:rFonts w:cs="Times New Roman"/>
                <w:b/>
                <w:bCs/>
                <w:szCs w:val="24"/>
              </w:rPr>
            </w:pPr>
            <w:r w:rsidRPr="00697779">
              <w:rPr>
                <w:rFonts w:cs="Times New Roman"/>
                <w:b/>
                <w:bCs/>
                <w:szCs w:val="24"/>
              </w:rPr>
              <w:t>Flow of Event</w:t>
            </w:r>
          </w:p>
        </w:tc>
      </w:tr>
      <w:tr w:rsidR="00B75AC0" w:rsidRPr="00C25580" w14:paraId="3334501D" w14:textId="77777777" w:rsidTr="00697779">
        <w:trPr>
          <w:trHeight w:val="449"/>
        </w:trPr>
        <w:tc>
          <w:tcPr>
            <w:tcW w:w="4417" w:type="dxa"/>
            <w:gridSpan w:val="2"/>
            <w:vAlign w:val="center"/>
          </w:tcPr>
          <w:p w14:paraId="240DB1F0" w14:textId="6B607C32" w:rsidR="00B75AC0" w:rsidRPr="00697779" w:rsidRDefault="00697779" w:rsidP="00697779">
            <w:pPr>
              <w:jc w:val="center"/>
              <w:rPr>
                <w:rFonts w:cs="Times New Roman"/>
                <w:b/>
                <w:bCs/>
                <w:szCs w:val="24"/>
              </w:rPr>
            </w:pPr>
            <w:r w:rsidRPr="00697779">
              <w:rPr>
                <w:rFonts w:cs="Times New Roman"/>
                <w:b/>
                <w:bCs/>
                <w:szCs w:val="24"/>
              </w:rPr>
              <w:t>Passenger Actions</w:t>
            </w:r>
          </w:p>
        </w:tc>
        <w:tc>
          <w:tcPr>
            <w:tcW w:w="4619" w:type="dxa"/>
            <w:vAlign w:val="center"/>
          </w:tcPr>
          <w:p w14:paraId="3C701722" w14:textId="2B3BE09D" w:rsidR="00B75AC0" w:rsidRPr="00697779" w:rsidRDefault="00697779" w:rsidP="00697779">
            <w:pPr>
              <w:jc w:val="center"/>
              <w:rPr>
                <w:rFonts w:cs="Times New Roman"/>
                <w:b/>
                <w:bCs/>
                <w:szCs w:val="24"/>
              </w:rPr>
            </w:pPr>
            <w:r w:rsidRPr="00697779">
              <w:rPr>
                <w:rFonts w:cs="Times New Roman"/>
                <w:b/>
                <w:bCs/>
                <w:szCs w:val="24"/>
              </w:rPr>
              <w:t>Driver/Conductor</w:t>
            </w:r>
            <w:r w:rsidR="00B75AC0" w:rsidRPr="00697779">
              <w:rPr>
                <w:rFonts w:cs="Times New Roman"/>
                <w:b/>
                <w:bCs/>
                <w:szCs w:val="24"/>
              </w:rPr>
              <w:t xml:space="preserve"> Response</w:t>
            </w:r>
          </w:p>
        </w:tc>
      </w:tr>
      <w:tr w:rsidR="00B75AC0" w:rsidRPr="00C25580" w14:paraId="545F20C5" w14:textId="77777777" w:rsidTr="00CF5EBA">
        <w:trPr>
          <w:trHeight w:val="1398"/>
        </w:trPr>
        <w:tc>
          <w:tcPr>
            <w:tcW w:w="4417" w:type="dxa"/>
            <w:gridSpan w:val="2"/>
          </w:tcPr>
          <w:p w14:paraId="1D59A71C" w14:textId="5590B4AC" w:rsidR="00B75AC0" w:rsidRPr="00697779" w:rsidRDefault="00697779" w:rsidP="00697779">
            <w:pPr>
              <w:pStyle w:val="ListParagraph"/>
              <w:numPr>
                <w:ilvl w:val="0"/>
                <w:numId w:val="35"/>
              </w:numPr>
              <w:jc w:val="left"/>
              <w:rPr>
                <w:rFonts w:cs="Times New Roman"/>
                <w:szCs w:val="24"/>
              </w:rPr>
            </w:pPr>
            <w:r w:rsidRPr="00697779">
              <w:rPr>
                <w:rFonts w:cs="Times New Roman"/>
                <w:szCs w:val="24"/>
              </w:rPr>
              <w:t>Call to the driver/conductor</w:t>
            </w:r>
          </w:p>
          <w:p w14:paraId="46BF646F" w14:textId="7CF22497" w:rsidR="00CF5EBA" w:rsidRPr="00CF5EBA" w:rsidRDefault="00697779" w:rsidP="00CF5EBA">
            <w:pPr>
              <w:ind w:left="360"/>
              <w:jc w:val="left"/>
              <w:rPr>
                <w:rFonts w:cs="Times New Roman"/>
                <w:szCs w:val="24"/>
              </w:rPr>
            </w:pPr>
            <w:r w:rsidRPr="00697779">
              <w:rPr>
                <w:rFonts w:cs="Times New Roman"/>
                <w:szCs w:val="24"/>
              </w:rPr>
              <w:t>3.Asking the bus is running on the route</w:t>
            </w:r>
            <w:r w:rsidR="008419FA">
              <w:rPr>
                <w:rFonts w:cs="Times New Roman"/>
                <w:szCs w:val="24"/>
              </w:rPr>
              <w:t>, time to reach to the bus stop</w:t>
            </w:r>
          </w:p>
        </w:tc>
        <w:tc>
          <w:tcPr>
            <w:tcW w:w="4619" w:type="dxa"/>
          </w:tcPr>
          <w:p w14:paraId="4C09BFE3" w14:textId="570D9B63" w:rsidR="00697779" w:rsidRPr="00697779" w:rsidRDefault="00697779" w:rsidP="00697779">
            <w:pPr>
              <w:ind w:right="180"/>
              <w:rPr>
                <w:rFonts w:cs="Times New Roman"/>
                <w:szCs w:val="24"/>
              </w:rPr>
            </w:pPr>
            <w:r w:rsidRPr="00697779">
              <w:rPr>
                <w:rFonts w:cs="Times New Roman"/>
                <w:szCs w:val="24"/>
              </w:rPr>
              <w:t>2.Answer to the phone call</w:t>
            </w:r>
          </w:p>
          <w:p w14:paraId="400EFE0E" w14:textId="00DBFC18" w:rsidR="00697779" w:rsidRPr="00697779" w:rsidRDefault="00697779" w:rsidP="00697779">
            <w:pPr>
              <w:ind w:right="180"/>
              <w:rPr>
                <w:rFonts w:cs="Times New Roman"/>
                <w:szCs w:val="24"/>
              </w:rPr>
            </w:pPr>
            <w:r w:rsidRPr="00697779">
              <w:rPr>
                <w:rFonts w:cs="Times New Roman"/>
                <w:szCs w:val="24"/>
              </w:rPr>
              <w:t>4.inform whether running or not</w:t>
            </w:r>
            <w:r w:rsidR="008419FA">
              <w:rPr>
                <w:rFonts w:cs="Times New Roman"/>
                <w:szCs w:val="24"/>
              </w:rPr>
              <w:t>, reaching time</w:t>
            </w:r>
          </w:p>
          <w:p w14:paraId="6524EB2E" w14:textId="77777777" w:rsidR="00B75AC0" w:rsidRPr="00697779" w:rsidRDefault="00B75AC0" w:rsidP="00CF5EBA">
            <w:pPr>
              <w:rPr>
                <w:rFonts w:cs="Times New Roman"/>
                <w:szCs w:val="24"/>
              </w:rPr>
            </w:pPr>
          </w:p>
        </w:tc>
      </w:tr>
    </w:tbl>
    <w:p w14:paraId="68B10C95" w14:textId="39666ABB" w:rsidR="00B75AC0" w:rsidRDefault="00B75AC0" w:rsidP="00B75AC0">
      <w:pPr>
        <w:tabs>
          <w:tab w:val="right" w:pos="8821"/>
        </w:tabs>
      </w:pPr>
    </w:p>
    <w:tbl>
      <w:tblPr>
        <w:tblStyle w:val="TableGrid"/>
        <w:tblW w:w="0" w:type="auto"/>
        <w:tblLayout w:type="fixed"/>
        <w:tblLook w:val="04A0" w:firstRow="1" w:lastRow="0" w:firstColumn="1" w:lastColumn="0" w:noHBand="0" w:noVBand="1"/>
      </w:tblPr>
      <w:tblGrid>
        <w:gridCol w:w="2381"/>
        <w:gridCol w:w="2036"/>
        <w:gridCol w:w="4619"/>
      </w:tblGrid>
      <w:tr w:rsidR="00D80212" w:rsidRPr="00C25580" w14:paraId="42A22BEA" w14:textId="77777777" w:rsidTr="00697779">
        <w:trPr>
          <w:trHeight w:val="409"/>
        </w:trPr>
        <w:tc>
          <w:tcPr>
            <w:tcW w:w="2381" w:type="dxa"/>
            <w:vAlign w:val="center"/>
          </w:tcPr>
          <w:p w14:paraId="4B89D477" w14:textId="77777777" w:rsidR="00D80212" w:rsidRPr="003D14CC" w:rsidRDefault="00D80212" w:rsidP="00697779">
            <w:pPr>
              <w:rPr>
                <w:rFonts w:cs="Times New Roman"/>
                <w:b/>
                <w:bCs/>
                <w:szCs w:val="24"/>
              </w:rPr>
            </w:pPr>
            <w:r w:rsidRPr="003D14CC">
              <w:rPr>
                <w:rFonts w:cs="Times New Roman"/>
                <w:b/>
                <w:bCs/>
                <w:szCs w:val="24"/>
              </w:rPr>
              <w:t>Use case:</w:t>
            </w:r>
          </w:p>
        </w:tc>
        <w:tc>
          <w:tcPr>
            <w:tcW w:w="6655" w:type="dxa"/>
            <w:gridSpan w:val="2"/>
            <w:vAlign w:val="center"/>
          </w:tcPr>
          <w:p w14:paraId="01A8C535" w14:textId="5B74014D" w:rsidR="00D80212" w:rsidRPr="003D14CC" w:rsidRDefault="00697779" w:rsidP="00697779">
            <w:pPr>
              <w:rPr>
                <w:rFonts w:cs="Times New Roman"/>
                <w:szCs w:val="24"/>
              </w:rPr>
            </w:pPr>
            <w:r w:rsidRPr="003D14CC">
              <w:rPr>
                <w:rFonts w:cs="Times New Roman"/>
                <w:szCs w:val="24"/>
              </w:rPr>
              <w:t>Ask the current location</w:t>
            </w:r>
          </w:p>
        </w:tc>
      </w:tr>
      <w:tr w:rsidR="00D80212" w:rsidRPr="00C25580" w14:paraId="3C1E21E7" w14:textId="77777777" w:rsidTr="00697779">
        <w:trPr>
          <w:trHeight w:val="359"/>
        </w:trPr>
        <w:tc>
          <w:tcPr>
            <w:tcW w:w="2381" w:type="dxa"/>
            <w:vAlign w:val="center"/>
          </w:tcPr>
          <w:p w14:paraId="627B898C" w14:textId="77777777" w:rsidR="00D80212" w:rsidRPr="003D14CC" w:rsidRDefault="00D80212" w:rsidP="00697779">
            <w:pPr>
              <w:rPr>
                <w:rFonts w:cs="Times New Roman"/>
                <w:b/>
                <w:bCs/>
                <w:szCs w:val="24"/>
              </w:rPr>
            </w:pPr>
            <w:r w:rsidRPr="003D14CC">
              <w:rPr>
                <w:rFonts w:cs="Times New Roman"/>
                <w:b/>
                <w:bCs/>
                <w:szCs w:val="24"/>
              </w:rPr>
              <w:t>Actors:</w:t>
            </w:r>
          </w:p>
        </w:tc>
        <w:tc>
          <w:tcPr>
            <w:tcW w:w="6655" w:type="dxa"/>
            <w:gridSpan w:val="2"/>
            <w:vAlign w:val="center"/>
          </w:tcPr>
          <w:p w14:paraId="3858A77C" w14:textId="57E95E94" w:rsidR="00D80212" w:rsidRPr="003D14CC" w:rsidRDefault="00584EFF" w:rsidP="00697779">
            <w:pPr>
              <w:rPr>
                <w:rFonts w:cs="Times New Roman"/>
                <w:szCs w:val="24"/>
              </w:rPr>
            </w:pPr>
            <w:r w:rsidRPr="003D14CC">
              <w:rPr>
                <w:rFonts w:cs="Times New Roman"/>
                <w:szCs w:val="24"/>
              </w:rPr>
              <w:t xml:space="preserve">Passenger </w:t>
            </w:r>
          </w:p>
        </w:tc>
      </w:tr>
      <w:tr w:rsidR="00D80212" w:rsidRPr="00C25580" w14:paraId="61FB9ABA" w14:textId="77777777" w:rsidTr="00697779">
        <w:trPr>
          <w:trHeight w:val="332"/>
        </w:trPr>
        <w:tc>
          <w:tcPr>
            <w:tcW w:w="2381" w:type="dxa"/>
            <w:vAlign w:val="center"/>
          </w:tcPr>
          <w:p w14:paraId="6B077D4C" w14:textId="77777777" w:rsidR="00D80212" w:rsidRPr="003D14CC" w:rsidRDefault="00D80212" w:rsidP="00697779">
            <w:pPr>
              <w:rPr>
                <w:rFonts w:cs="Times New Roman"/>
                <w:b/>
                <w:bCs/>
                <w:szCs w:val="24"/>
              </w:rPr>
            </w:pPr>
            <w:r w:rsidRPr="003D14CC">
              <w:rPr>
                <w:rFonts w:cs="Times New Roman"/>
                <w:b/>
                <w:bCs/>
                <w:szCs w:val="24"/>
              </w:rPr>
              <w:t>Purpose:</w:t>
            </w:r>
          </w:p>
        </w:tc>
        <w:tc>
          <w:tcPr>
            <w:tcW w:w="6655" w:type="dxa"/>
            <w:gridSpan w:val="2"/>
            <w:vAlign w:val="center"/>
          </w:tcPr>
          <w:p w14:paraId="195EB968" w14:textId="4AA48C2D" w:rsidR="00D80212" w:rsidRPr="003D14CC" w:rsidRDefault="00873A41" w:rsidP="00697779">
            <w:pPr>
              <w:rPr>
                <w:rFonts w:cs="Times New Roman"/>
                <w:szCs w:val="24"/>
              </w:rPr>
            </w:pPr>
            <w:r w:rsidRPr="003D14CC">
              <w:rPr>
                <w:rFonts w:cs="Times New Roman"/>
                <w:szCs w:val="24"/>
              </w:rPr>
              <w:t>To k</w:t>
            </w:r>
            <w:r w:rsidR="00CF5EBA" w:rsidRPr="003D14CC">
              <w:rPr>
                <w:rFonts w:cs="Times New Roman"/>
                <w:szCs w:val="24"/>
              </w:rPr>
              <w:t>now the current location of the bus</w:t>
            </w:r>
          </w:p>
        </w:tc>
      </w:tr>
      <w:tr w:rsidR="00D80212" w:rsidRPr="00C25580" w14:paraId="48674FF1" w14:textId="77777777" w:rsidTr="00697779">
        <w:trPr>
          <w:trHeight w:val="620"/>
        </w:trPr>
        <w:tc>
          <w:tcPr>
            <w:tcW w:w="2381" w:type="dxa"/>
            <w:vAlign w:val="center"/>
          </w:tcPr>
          <w:p w14:paraId="0C6BCA82" w14:textId="77777777" w:rsidR="00D80212" w:rsidRPr="003D14CC" w:rsidRDefault="00D80212" w:rsidP="00697779">
            <w:pPr>
              <w:rPr>
                <w:rFonts w:cs="Times New Roman"/>
                <w:b/>
                <w:bCs/>
                <w:szCs w:val="24"/>
              </w:rPr>
            </w:pPr>
            <w:r w:rsidRPr="003D14CC">
              <w:rPr>
                <w:rFonts w:cs="Times New Roman"/>
                <w:b/>
                <w:bCs/>
                <w:szCs w:val="24"/>
              </w:rPr>
              <w:t>Overview:</w:t>
            </w:r>
          </w:p>
        </w:tc>
        <w:tc>
          <w:tcPr>
            <w:tcW w:w="6655" w:type="dxa"/>
            <w:gridSpan w:val="2"/>
            <w:vAlign w:val="center"/>
          </w:tcPr>
          <w:p w14:paraId="1E449726" w14:textId="70BCE807" w:rsidR="00D80212" w:rsidRPr="003D14CC" w:rsidRDefault="00CF5EBA" w:rsidP="00697779">
            <w:pPr>
              <w:rPr>
                <w:rFonts w:cs="Times New Roman"/>
                <w:szCs w:val="24"/>
              </w:rPr>
            </w:pPr>
            <w:r w:rsidRPr="003D14CC">
              <w:rPr>
                <w:rFonts w:cs="Times New Roman"/>
                <w:szCs w:val="24"/>
              </w:rPr>
              <w:t xml:space="preserve">Using the phone </w:t>
            </w:r>
            <w:r w:rsidR="006A34F9" w:rsidRPr="003D14CC">
              <w:rPr>
                <w:rFonts w:cs="Times New Roman"/>
                <w:szCs w:val="24"/>
              </w:rPr>
              <w:t>call, asking</w:t>
            </w:r>
            <w:r w:rsidRPr="003D14CC">
              <w:rPr>
                <w:rFonts w:cs="Times New Roman"/>
                <w:szCs w:val="24"/>
              </w:rPr>
              <w:t xml:space="preserve"> about the exact location of the bus</w:t>
            </w:r>
          </w:p>
        </w:tc>
      </w:tr>
      <w:tr w:rsidR="00D80212" w:rsidRPr="00C25580" w14:paraId="770F3762" w14:textId="77777777" w:rsidTr="00697779">
        <w:trPr>
          <w:trHeight w:val="350"/>
        </w:trPr>
        <w:tc>
          <w:tcPr>
            <w:tcW w:w="2381" w:type="dxa"/>
            <w:vAlign w:val="center"/>
          </w:tcPr>
          <w:p w14:paraId="3E72A0CD" w14:textId="77777777" w:rsidR="00D80212" w:rsidRPr="003D14CC" w:rsidRDefault="00D80212" w:rsidP="00697779">
            <w:pPr>
              <w:rPr>
                <w:rFonts w:cs="Times New Roman"/>
                <w:b/>
                <w:bCs/>
                <w:szCs w:val="24"/>
              </w:rPr>
            </w:pPr>
            <w:r w:rsidRPr="003D14CC">
              <w:rPr>
                <w:rFonts w:cs="Times New Roman"/>
                <w:b/>
                <w:bCs/>
                <w:szCs w:val="24"/>
              </w:rPr>
              <w:t>Type:</w:t>
            </w:r>
          </w:p>
        </w:tc>
        <w:tc>
          <w:tcPr>
            <w:tcW w:w="6655" w:type="dxa"/>
            <w:gridSpan w:val="2"/>
            <w:vAlign w:val="center"/>
          </w:tcPr>
          <w:p w14:paraId="4E8FA08E" w14:textId="4706FACA" w:rsidR="00D80212" w:rsidRPr="003D14CC" w:rsidRDefault="00E85653" w:rsidP="00697779">
            <w:pPr>
              <w:rPr>
                <w:rFonts w:cs="Times New Roman"/>
                <w:szCs w:val="24"/>
              </w:rPr>
            </w:pPr>
            <w:r w:rsidRPr="003D14CC">
              <w:rPr>
                <w:rFonts w:cs="Times New Roman"/>
                <w:szCs w:val="24"/>
              </w:rPr>
              <w:t>Essential</w:t>
            </w:r>
          </w:p>
        </w:tc>
      </w:tr>
      <w:tr w:rsidR="00D80212" w:rsidRPr="00C25580" w14:paraId="637BAF8E" w14:textId="77777777" w:rsidTr="00697779">
        <w:trPr>
          <w:trHeight w:val="629"/>
        </w:trPr>
        <w:tc>
          <w:tcPr>
            <w:tcW w:w="2381" w:type="dxa"/>
            <w:vAlign w:val="center"/>
          </w:tcPr>
          <w:p w14:paraId="1DCC959A" w14:textId="77777777" w:rsidR="00D80212" w:rsidRPr="003D14CC" w:rsidRDefault="00D80212" w:rsidP="00697779">
            <w:pPr>
              <w:rPr>
                <w:rFonts w:cs="Times New Roman"/>
                <w:b/>
                <w:bCs/>
                <w:szCs w:val="24"/>
              </w:rPr>
            </w:pPr>
            <w:r w:rsidRPr="003D14CC">
              <w:rPr>
                <w:rFonts w:cs="Times New Roman"/>
                <w:b/>
                <w:bCs/>
                <w:szCs w:val="24"/>
              </w:rPr>
              <w:t>Preconditions:</w:t>
            </w:r>
          </w:p>
        </w:tc>
        <w:tc>
          <w:tcPr>
            <w:tcW w:w="6655" w:type="dxa"/>
            <w:gridSpan w:val="2"/>
            <w:vAlign w:val="center"/>
          </w:tcPr>
          <w:p w14:paraId="4C93F71B" w14:textId="3DD93245" w:rsidR="00D80212" w:rsidRPr="003D14CC" w:rsidRDefault="00873A41" w:rsidP="00697779">
            <w:pPr>
              <w:rPr>
                <w:rFonts w:cs="Times New Roman"/>
                <w:szCs w:val="24"/>
              </w:rPr>
            </w:pPr>
            <w:r w:rsidRPr="003D14CC">
              <w:rPr>
                <w:rFonts w:cs="Times New Roman"/>
                <w:szCs w:val="24"/>
              </w:rPr>
              <w:t xml:space="preserve">Passenger wants to know the current location of the bus to get into the bus from when it reaches to the </w:t>
            </w:r>
            <w:r w:rsidR="00CF1B3C" w:rsidRPr="003D14CC">
              <w:rPr>
                <w:rFonts w:cs="Times New Roman"/>
                <w:szCs w:val="24"/>
              </w:rPr>
              <w:t xml:space="preserve">passenger’s </w:t>
            </w:r>
            <w:r w:rsidRPr="003D14CC">
              <w:rPr>
                <w:rFonts w:cs="Times New Roman"/>
                <w:szCs w:val="24"/>
              </w:rPr>
              <w:t>regular bus stop.</w:t>
            </w:r>
          </w:p>
        </w:tc>
      </w:tr>
      <w:tr w:rsidR="00D80212" w:rsidRPr="00C25580" w14:paraId="1E3D6732" w14:textId="77777777" w:rsidTr="00697779">
        <w:trPr>
          <w:trHeight w:val="620"/>
        </w:trPr>
        <w:tc>
          <w:tcPr>
            <w:tcW w:w="2381" w:type="dxa"/>
            <w:vAlign w:val="center"/>
          </w:tcPr>
          <w:p w14:paraId="1B0AD83E" w14:textId="096E3E85" w:rsidR="00D80212" w:rsidRPr="003D14CC" w:rsidRDefault="00D80212" w:rsidP="00697779">
            <w:pPr>
              <w:rPr>
                <w:rFonts w:cs="Times New Roman"/>
                <w:b/>
                <w:bCs/>
                <w:szCs w:val="24"/>
              </w:rPr>
            </w:pPr>
            <w:r w:rsidRPr="003D14CC">
              <w:rPr>
                <w:rFonts w:cs="Times New Roman"/>
                <w:b/>
                <w:bCs/>
                <w:szCs w:val="24"/>
              </w:rPr>
              <w:lastRenderedPageBreak/>
              <w:t>Postconditions:</w:t>
            </w:r>
          </w:p>
        </w:tc>
        <w:tc>
          <w:tcPr>
            <w:tcW w:w="6655" w:type="dxa"/>
            <w:gridSpan w:val="2"/>
            <w:vAlign w:val="center"/>
          </w:tcPr>
          <w:p w14:paraId="0A168D75" w14:textId="2AE40A5C" w:rsidR="00D80212" w:rsidRPr="003D14CC" w:rsidRDefault="00CF1B3C" w:rsidP="00697779">
            <w:pPr>
              <w:rPr>
                <w:rFonts w:cs="Times New Roman"/>
                <w:szCs w:val="24"/>
              </w:rPr>
            </w:pPr>
            <w:r w:rsidRPr="003D14CC">
              <w:rPr>
                <w:rFonts w:cs="Times New Roman"/>
                <w:szCs w:val="24"/>
              </w:rPr>
              <w:t>Passengers get to know the current location of the bus.</w:t>
            </w:r>
          </w:p>
        </w:tc>
      </w:tr>
      <w:tr w:rsidR="00D80212" w:rsidRPr="00C25580" w14:paraId="40CBF732" w14:textId="77777777" w:rsidTr="00697779">
        <w:trPr>
          <w:trHeight w:val="395"/>
        </w:trPr>
        <w:tc>
          <w:tcPr>
            <w:tcW w:w="2381" w:type="dxa"/>
            <w:vAlign w:val="center"/>
          </w:tcPr>
          <w:p w14:paraId="34ACAAA7" w14:textId="77777777" w:rsidR="00D80212" w:rsidRPr="003D14CC" w:rsidRDefault="00D80212" w:rsidP="00697779">
            <w:pPr>
              <w:rPr>
                <w:rFonts w:cs="Times New Roman"/>
                <w:b/>
                <w:bCs/>
                <w:szCs w:val="24"/>
              </w:rPr>
            </w:pPr>
            <w:r w:rsidRPr="003D14CC">
              <w:rPr>
                <w:rFonts w:cs="Times New Roman"/>
                <w:b/>
                <w:bCs/>
                <w:szCs w:val="24"/>
              </w:rPr>
              <w:t>Special Requirements:</w:t>
            </w:r>
          </w:p>
        </w:tc>
        <w:tc>
          <w:tcPr>
            <w:tcW w:w="6655" w:type="dxa"/>
            <w:gridSpan w:val="2"/>
            <w:vAlign w:val="center"/>
          </w:tcPr>
          <w:p w14:paraId="5F1B9911" w14:textId="77777777" w:rsidR="00D80212" w:rsidRPr="003D14CC" w:rsidRDefault="00D80212" w:rsidP="00697779">
            <w:pPr>
              <w:rPr>
                <w:rFonts w:cs="Times New Roman"/>
                <w:szCs w:val="24"/>
              </w:rPr>
            </w:pPr>
          </w:p>
        </w:tc>
      </w:tr>
      <w:tr w:rsidR="00D80212" w:rsidRPr="00C25580" w14:paraId="32437E98" w14:textId="77777777" w:rsidTr="00697779">
        <w:trPr>
          <w:trHeight w:val="503"/>
        </w:trPr>
        <w:tc>
          <w:tcPr>
            <w:tcW w:w="9036" w:type="dxa"/>
            <w:gridSpan w:val="3"/>
            <w:vAlign w:val="center"/>
          </w:tcPr>
          <w:p w14:paraId="6BD700B8" w14:textId="77777777" w:rsidR="00D80212" w:rsidRPr="003D14CC" w:rsidRDefault="00D80212" w:rsidP="00697779">
            <w:pPr>
              <w:jc w:val="center"/>
              <w:rPr>
                <w:rFonts w:cs="Times New Roman"/>
                <w:b/>
                <w:bCs/>
                <w:szCs w:val="24"/>
              </w:rPr>
            </w:pPr>
            <w:r w:rsidRPr="003D14CC">
              <w:rPr>
                <w:rFonts w:cs="Times New Roman"/>
                <w:b/>
                <w:bCs/>
                <w:szCs w:val="24"/>
              </w:rPr>
              <w:t>Flow of Event</w:t>
            </w:r>
          </w:p>
        </w:tc>
      </w:tr>
      <w:tr w:rsidR="00D80212" w:rsidRPr="00C25580" w14:paraId="376FC743" w14:textId="77777777" w:rsidTr="00697779">
        <w:trPr>
          <w:trHeight w:val="449"/>
        </w:trPr>
        <w:tc>
          <w:tcPr>
            <w:tcW w:w="4417" w:type="dxa"/>
            <w:gridSpan w:val="2"/>
            <w:vAlign w:val="center"/>
          </w:tcPr>
          <w:p w14:paraId="625C487C" w14:textId="5B39E686" w:rsidR="00D80212" w:rsidRPr="003D14CC" w:rsidRDefault="009C3287" w:rsidP="00697779">
            <w:pPr>
              <w:jc w:val="center"/>
              <w:rPr>
                <w:rFonts w:cs="Times New Roman"/>
                <w:b/>
                <w:bCs/>
                <w:szCs w:val="24"/>
              </w:rPr>
            </w:pPr>
            <w:r>
              <w:rPr>
                <w:rFonts w:cs="Times New Roman"/>
                <w:b/>
                <w:bCs/>
                <w:szCs w:val="24"/>
              </w:rPr>
              <w:t>Passenger</w:t>
            </w:r>
            <w:r w:rsidR="00D80212" w:rsidRPr="003D14CC">
              <w:rPr>
                <w:rFonts w:cs="Times New Roman"/>
                <w:b/>
                <w:bCs/>
                <w:szCs w:val="24"/>
              </w:rPr>
              <w:t xml:space="preserve"> Actions</w:t>
            </w:r>
          </w:p>
        </w:tc>
        <w:tc>
          <w:tcPr>
            <w:tcW w:w="4619" w:type="dxa"/>
            <w:vAlign w:val="center"/>
          </w:tcPr>
          <w:p w14:paraId="0955B0E4" w14:textId="6166C833" w:rsidR="00D80212" w:rsidRPr="003D14CC" w:rsidRDefault="00CF1B3C" w:rsidP="00697779">
            <w:pPr>
              <w:jc w:val="center"/>
              <w:rPr>
                <w:rFonts w:cs="Times New Roman"/>
                <w:b/>
                <w:bCs/>
                <w:szCs w:val="24"/>
              </w:rPr>
            </w:pPr>
            <w:r w:rsidRPr="003D14CC">
              <w:rPr>
                <w:rFonts w:cs="Times New Roman"/>
                <w:b/>
                <w:bCs/>
                <w:szCs w:val="24"/>
              </w:rPr>
              <w:t xml:space="preserve">Driver/conductor </w:t>
            </w:r>
            <w:r w:rsidR="00D80212" w:rsidRPr="003D14CC">
              <w:rPr>
                <w:rFonts w:cs="Times New Roman"/>
                <w:b/>
                <w:bCs/>
                <w:szCs w:val="24"/>
              </w:rPr>
              <w:t>Response</w:t>
            </w:r>
          </w:p>
        </w:tc>
      </w:tr>
      <w:tr w:rsidR="00D80212" w:rsidRPr="00C25580" w14:paraId="5A6EF27B" w14:textId="77777777" w:rsidTr="00697779">
        <w:trPr>
          <w:trHeight w:val="162"/>
        </w:trPr>
        <w:tc>
          <w:tcPr>
            <w:tcW w:w="4417" w:type="dxa"/>
            <w:gridSpan w:val="2"/>
          </w:tcPr>
          <w:p w14:paraId="4B06F3B0" w14:textId="77777777" w:rsidR="00D80212" w:rsidRPr="003D14CC" w:rsidRDefault="00CF1B3C" w:rsidP="00697779">
            <w:pPr>
              <w:pStyle w:val="ListParagraph"/>
              <w:numPr>
                <w:ilvl w:val="0"/>
                <w:numId w:val="36"/>
              </w:numPr>
              <w:ind w:left="360"/>
              <w:jc w:val="left"/>
              <w:rPr>
                <w:rFonts w:cs="Times New Roman"/>
                <w:szCs w:val="24"/>
              </w:rPr>
            </w:pPr>
            <w:r w:rsidRPr="003D14CC">
              <w:rPr>
                <w:rFonts w:cs="Times New Roman"/>
                <w:szCs w:val="24"/>
              </w:rPr>
              <w:t xml:space="preserve">Call and ask about the current location </w:t>
            </w:r>
          </w:p>
          <w:p w14:paraId="304E09B1" w14:textId="29FF87BC" w:rsidR="003D14CC" w:rsidRPr="003D14CC" w:rsidRDefault="003D14CC" w:rsidP="003D14CC">
            <w:pPr>
              <w:pStyle w:val="ListParagraph"/>
              <w:ind w:left="360"/>
              <w:jc w:val="left"/>
              <w:rPr>
                <w:rFonts w:cs="Times New Roman"/>
                <w:szCs w:val="24"/>
              </w:rPr>
            </w:pPr>
          </w:p>
        </w:tc>
        <w:tc>
          <w:tcPr>
            <w:tcW w:w="4619" w:type="dxa"/>
          </w:tcPr>
          <w:p w14:paraId="7C04AD07" w14:textId="1E219965" w:rsidR="00D80212" w:rsidRPr="003D14CC" w:rsidRDefault="00CF1B3C" w:rsidP="00CF1B3C">
            <w:pPr>
              <w:pStyle w:val="ListParagraph"/>
              <w:numPr>
                <w:ilvl w:val="0"/>
                <w:numId w:val="36"/>
              </w:numPr>
              <w:ind w:left="440" w:right="180"/>
              <w:jc w:val="left"/>
              <w:rPr>
                <w:rFonts w:cs="Times New Roman"/>
                <w:szCs w:val="24"/>
              </w:rPr>
            </w:pPr>
            <w:r w:rsidRPr="003D14CC">
              <w:rPr>
                <w:rFonts w:cs="Times New Roman"/>
                <w:szCs w:val="24"/>
              </w:rPr>
              <w:t>Give the location information of the bus</w:t>
            </w:r>
          </w:p>
        </w:tc>
      </w:tr>
    </w:tbl>
    <w:p w14:paraId="291952CA" w14:textId="6D594C25" w:rsidR="00D80212" w:rsidRDefault="00D80212" w:rsidP="00B75AC0">
      <w:pPr>
        <w:tabs>
          <w:tab w:val="right" w:pos="8821"/>
        </w:tabs>
      </w:pPr>
    </w:p>
    <w:tbl>
      <w:tblPr>
        <w:tblStyle w:val="TableGrid"/>
        <w:tblW w:w="0" w:type="auto"/>
        <w:tblLayout w:type="fixed"/>
        <w:tblLook w:val="04A0" w:firstRow="1" w:lastRow="0" w:firstColumn="1" w:lastColumn="0" w:noHBand="0" w:noVBand="1"/>
      </w:tblPr>
      <w:tblGrid>
        <w:gridCol w:w="2381"/>
        <w:gridCol w:w="2036"/>
        <w:gridCol w:w="4619"/>
      </w:tblGrid>
      <w:tr w:rsidR="00D80212" w:rsidRPr="00C25580" w14:paraId="47EF6C07" w14:textId="77777777" w:rsidTr="00697779">
        <w:trPr>
          <w:trHeight w:val="409"/>
        </w:trPr>
        <w:tc>
          <w:tcPr>
            <w:tcW w:w="2381" w:type="dxa"/>
            <w:vAlign w:val="center"/>
          </w:tcPr>
          <w:p w14:paraId="481A304B" w14:textId="77777777" w:rsidR="00D80212" w:rsidRPr="00F54271" w:rsidRDefault="00D80212" w:rsidP="00697779">
            <w:pPr>
              <w:rPr>
                <w:rFonts w:cs="Times New Roman"/>
                <w:b/>
                <w:bCs/>
                <w:szCs w:val="24"/>
              </w:rPr>
            </w:pPr>
            <w:r w:rsidRPr="00F54271">
              <w:rPr>
                <w:rFonts w:cs="Times New Roman"/>
                <w:b/>
                <w:bCs/>
                <w:szCs w:val="24"/>
              </w:rPr>
              <w:t>Use case:</w:t>
            </w:r>
          </w:p>
        </w:tc>
        <w:tc>
          <w:tcPr>
            <w:tcW w:w="6655" w:type="dxa"/>
            <w:gridSpan w:val="2"/>
            <w:vAlign w:val="center"/>
          </w:tcPr>
          <w:p w14:paraId="2FBB8523" w14:textId="72D36921" w:rsidR="003D14CC" w:rsidRPr="00F54271" w:rsidRDefault="003D14CC" w:rsidP="00697779">
            <w:pPr>
              <w:rPr>
                <w:rFonts w:cs="Times New Roman"/>
                <w:szCs w:val="24"/>
              </w:rPr>
            </w:pPr>
            <w:r>
              <w:rPr>
                <w:rFonts w:cs="Times New Roman"/>
                <w:szCs w:val="24"/>
              </w:rPr>
              <w:t>Request a seat</w:t>
            </w:r>
          </w:p>
        </w:tc>
      </w:tr>
      <w:tr w:rsidR="00D80212" w:rsidRPr="00C25580" w14:paraId="5D319210" w14:textId="77777777" w:rsidTr="00697779">
        <w:trPr>
          <w:trHeight w:val="359"/>
        </w:trPr>
        <w:tc>
          <w:tcPr>
            <w:tcW w:w="2381" w:type="dxa"/>
            <w:vAlign w:val="center"/>
          </w:tcPr>
          <w:p w14:paraId="471019FD" w14:textId="54200F1F" w:rsidR="00D80212" w:rsidRPr="00F54271" w:rsidRDefault="00D80212" w:rsidP="00697779">
            <w:pPr>
              <w:rPr>
                <w:rFonts w:cs="Times New Roman"/>
                <w:b/>
                <w:bCs/>
                <w:szCs w:val="24"/>
              </w:rPr>
            </w:pPr>
            <w:r w:rsidRPr="00F54271">
              <w:rPr>
                <w:rFonts w:cs="Times New Roman"/>
                <w:b/>
                <w:bCs/>
                <w:szCs w:val="24"/>
              </w:rPr>
              <w:t>Actor:</w:t>
            </w:r>
          </w:p>
        </w:tc>
        <w:tc>
          <w:tcPr>
            <w:tcW w:w="6655" w:type="dxa"/>
            <w:gridSpan w:val="2"/>
            <w:vAlign w:val="center"/>
          </w:tcPr>
          <w:p w14:paraId="4FC1E9C2" w14:textId="09B7714E" w:rsidR="00D80212" w:rsidRPr="00F54271" w:rsidRDefault="003D14CC" w:rsidP="00697779">
            <w:pPr>
              <w:rPr>
                <w:rFonts w:cs="Times New Roman"/>
                <w:szCs w:val="24"/>
              </w:rPr>
            </w:pPr>
            <w:r>
              <w:rPr>
                <w:rFonts w:cs="Times New Roman"/>
                <w:szCs w:val="24"/>
              </w:rPr>
              <w:t xml:space="preserve">Passenger </w:t>
            </w:r>
          </w:p>
        </w:tc>
      </w:tr>
      <w:tr w:rsidR="00D80212" w:rsidRPr="00C25580" w14:paraId="146A7C36" w14:textId="77777777" w:rsidTr="00697779">
        <w:trPr>
          <w:trHeight w:val="332"/>
        </w:trPr>
        <w:tc>
          <w:tcPr>
            <w:tcW w:w="2381" w:type="dxa"/>
            <w:vAlign w:val="center"/>
          </w:tcPr>
          <w:p w14:paraId="51BD60CE" w14:textId="77777777" w:rsidR="00D80212" w:rsidRPr="00F54271" w:rsidRDefault="00D80212" w:rsidP="00697779">
            <w:pPr>
              <w:rPr>
                <w:rFonts w:cs="Times New Roman"/>
                <w:b/>
                <w:bCs/>
                <w:szCs w:val="24"/>
              </w:rPr>
            </w:pPr>
            <w:r w:rsidRPr="00F54271">
              <w:rPr>
                <w:rFonts w:cs="Times New Roman"/>
                <w:b/>
                <w:bCs/>
                <w:szCs w:val="24"/>
              </w:rPr>
              <w:t>Purpose:</w:t>
            </w:r>
          </w:p>
        </w:tc>
        <w:tc>
          <w:tcPr>
            <w:tcW w:w="6655" w:type="dxa"/>
            <w:gridSpan w:val="2"/>
            <w:vAlign w:val="center"/>
          </w:tcPr>
          <w:p w14:paraId="69379560" w14:textId="06B08EB4" w:rsidR="00D80212" w:rsidRPr="00F54271" w:rsidRDefault="00BC7923" w:rsidP="00697779">
            <w:pPr>
              <w:rPr>
                <w:rFonts w:cs="Times New Roman"/>
                <w:szCs w:val="24"/>
              </w:rPr>
            </w:pPr>
            <w:r>
              <w:rPr>
                <w:rFonts w:cs="Times New Roman"/>
                <w:szCs w:val="24"/>
              </w:rPr>
              <w:t>Booking a seat of the bus</w:t>
            </w:r>
          </w:p>
        </w:tc>
      </w:tr>
      <w:tr w:rsidR="00D80212" w:rsidRPr="00C25580" w14:paraId="65A08AB3" w14:textId="77777777" w:rsidTr="00697779">
        <w:trPr>
          <w:trHeight w:val="620"/>
        </w:trPr>
        <w:tc>
          <w:tcPr>
            <w:tcW w:w="2381" w:type="dxa"/>
            <w:vAlign w:val="center"/>
          </w:tcPr>
          <w:p w14:paraId="542BF284" w14:textId="77777777" w:rsidR="00D80212" w:rsidRPr="00F54271" w:rsidRDefault="00D80212" w:rsidP="00697779">
            <w:pPr>
              <w:rPr>
                <w:rFonts w:cs="Times New Roman"/>
                <w:b/>
                <w:bCs/>
                <w:szCs w:val="24"/>
              </w:rPr>
            </w:pPr>
            <w:r w:rsidRPr="00F54271">
              <w:rPr>
                <w:rFonts w:cs="Times New Roman"/>
                <w:b/>
                <w:bCs/>
                <w:szCs w:val="24"/>
              </w:rPr>
              <w:t>Overview:</w:t>
            </w:r>
          </w:p>
        </w:tc>
        <w:tc>
          <w:tcPr>
            <w:tcW w:w="6655" w:type="dxa"/>
            <w:gridSpan w:val="2"/>
            <w:vAlign w:val="center"/>
          </w:tcPr>
          <w:p w14:paraId="3503960F" w14:textId="28CEFF7D" w:rsidR="00D80212" w:rsidRPr="00F54271" w:rsidRDefault="00BC7923" w:rsidP="00697779">
            <w:pPr>
              <w:rPr>
                <w:rFonts w:cs="Times New Roman"/>
                <w:szCs w:val="24"/>
              </w:rPr>
            </w:pPr>
            <w:r>
              <w:rPr>
                <w:rFonts w:cs="Times New Roman"/>
                <w:szCs w:val="24"/>
              </w:rPr>
              <w:t xml:space="preserve">Passenger wants to book a seat </w:t>
            </w:r>
          </w:p>
        </w:tc>
      </w:tr>
      <w:tr w:rsidR="00D80212" w:rsidRPr="00C25580" w14:paraId="486B5DFB" w14:textId="77777777" w:rsidTr="00697779">
        <w:trPr>
          <w:trHeight w:val="350"/>
        </w:trPr>
        <w:tc>
          <w:tcPr>
            <w:tcW w:w="2381" w:type="dxa"/>
            <w:vAlign w:val="center"/>
          </w:tcPr>
          <w:p w14:paraId="5AF5D948" w14:textId="77777777" w:rsidR="00D80212" w:rsidRPr="00F54271" w:rsidRDefault="00D80212" w:rsidP="00697779">
            <w:pPr>
              <w:rPr>
                <w:rFonts w:cs="Times New Roman"/>
                <w:b/>
                <w:bCs/>
                <w:szCs w:val="24"/>
              </w:rPr>
            </w:pPr>
            <w:r w:rsidRPr="00F54271">
              <w:rPr>
                <w:rFonts w:cs="Times New Roman"/>
                <w:b/>
                <w:bCs/>
                <w:szCs w:val="24"/>
              </w:rPr>
              <w:t>Type:</w:t>
            </w:r>
          </w:p>
        </w:tc>
        <w:tc>
          <w:tcPr>
            <w:tcW w:w="6655" w:type="dxa"/>
            <w:gridSpan w:val="2"/>
            <w:vAlign w:val="center"/>
          </w:tcPr>
          <w:p w14:paraId="249D7A59" w14:textId="065C5434" w:rsidR="00D80212" w:rsidRPr="00F54271" w:rsidRDefault="00BC7923" w:rsidP="00697779">
            <w:pPr>
              <w:rPr>
                <w:rFonts w:cs="Times New Roman"/>
                <w:szCs w:val="24"/>
              </w:rPr>
            </w:pPr>
            <w:r>
              <w:rPr>
                <w:rFonts w:cs="Times New Roman"/>
                <w:szCs w:val="24"/>
              </w:rPr>
              <w:t>Essential</w:t>
            </w:r>
          </w:p>
        </w:tc>
      </w:tr>
      <w:tr w:rsidR="00D80212" w:rsidRPr="00C25580" w14:paraId="5F41D486" w14:textId="77777777" w:rsidTr="00697779">
        <w:trPr>
          <w:trHeight w:val="629"/>
        </w:trPr>
        <w:tc>
          <w:tcPr>
            <w:tcW w:w="2381" w:type="dxa"/>
            <w:vAlign w:val="center"/>
          </w:tcPr>
          <w:p w14:paraId="5A01421F" w14:textId="77777777" w:rsidR="00D80212" w:rsidRPr="00F54271" w:rsidRDefault="00D80212" w:rsidP="00697779">
            <w:pPr>
              <w:rPr>
                <w:rFonts w:cs="Times New Roman"/>
                <w:b/>
                <w:bCs/>
                <w:szCs w:val="24"/>
              </w:rPr>
            </w:pPr>
            <w:r w:rsidRPr="00F54271">
              <w:rPr>
                <w:rFonts w:cs="Times New Roman"/>
                <w:b/>
                <w:bCs/>
                <w:szCs w:val="24"/>
              </w:rPr>
              <w:t>Preconditions:</w:t>
            </w:r>
          </w:p>
        </w:tc>
        <w:tc>
          <w:tcPr>
            <w:tcW w:w="6655" w:type="dxa"/>
            <w:gridSpan w:val="2"/>
            <w:vAlign w:val="center"/>
          </w:tcPr>
          <w:p w14:paraId="7D52743A" w14:textId="6735C645" w:rsidR="00D80212" w:rsidRPr="00F54271" w:rsidRDefault="00BC7923" w:rsidP="00697779">
            <w:pPr>
              <w:rPr>
                <w:rFonts w:cs="Times New Roman"/>
                <w:szCs w:val="24"/>
              </w:rPr>
            </w:pPr>
            <w:r>
              <w:rPr>
                <w:rFonts w:cs="Times New Roman"/>
                <w:szCs w:val="24"/>
              </w:rPr>
              <w:t>There should be availability of seats to book</w:t>
            </w:r>
          </w:p>
        </w:tc>
      </w:tr>
      <w:tr w:rsidR="00D80212" w:rsidRPr="00C25580" w14:paraId="7F125DD4" w14:textId="77777777" w:rsidTr="00697779">
        <w:trPr>
          <w:trHeight w:val="620"/>
        </w:trPr>
        <w:tc>
          <w:tcPr>
            <w:tcW w:w="2381" w:type="dxa"/>
            <w:vAlign w:val="center"/>
          </w:tcPr>
          <w:p w14:paraId="7B82F177" w14:textId="77777777" w:rsidR="00D80212" w:rsidRPr="00F54271" w:rsidRDefault="00D80212" w:rsidP="00697779">
            <w:pPr>
              <w:rPr>
                <w:rFonts w:cs="Times New Roman"/>
                <w:b/>
                <w:bCs/>
                <w:szCs w:val="24"/>
              </w:rPr>
            </w:pPr>
            <w:r w:rsidRPr="00F54271">
              <w:rPr>
                <w:rFonts w:cs="Times New Roman"/>
                <w:b/>
                <w:bCs/>
                <w:szCs w:val="24"/>
              </w:rPr>
              <w:t>Post conditions:</w:t>
            </w:r>
          </w:p>
        </w:tc>
        <w:tc>
          <w:tcPr>
            <w:tcW w:w="6655" w:type="dxa"/>
            <w:gridSpan w:val="2"/>
            <w:vAlign w:val="center"/>
          </w:tcPr>
          <w:p w14:paraId="69766BCC" w14:textId="501DB837" w:rsidR="00D80212" w:rsidRPr="00F54271" w:rsidRDefault="00280C9C" w:rsidP="00697779">
            <w:pPr>
              <w:rPr>
                <w:rFonts w:cs="Times New Roman"/>
                <w:szCs w:val="24"/>
              </w:rPr>
            </w:pPr>
            <w:r>
              <w:rPr>
                <w:rFonts w:cs="Times New Roman"/>
                <w:szCs w:val="24"/>
              </w:rPr>
              <w:t xml:space="preserve">Seats booked by the passenger </w:t>
            </w:r>
          </w:p>
        </w:tc>
      </w:tr>
      <w:tr w:rsidR="00D80212" w:rsidRPr="00C25580" w14:paraId="05843D43" w14:textId="77777777" w:rsidTr="00697779">
        <w:trPr>
          <w:trHeight w:val="395"/>
        </w:trPr>
        <w:tc>
          <w:tcPr>
            <w:tcW w:w="2381" w:type="dxa"/>
            <w:vAlign w:val="center"/>
          </w:tcPr>
          <w:p w14:paraId="7EA67D5B" w14:textId="77777777" w:rsidR="00D80212" w:rsidRPr="00F54271" w:rsidRDefault="00D80212" w:rsidP="00697779">
            <w:pPr>
              <w:rPr>
                <w:rFonts w:cs="Times New Roman"/>
                <w:b/>
                <w:bCs/>
                <w:szCs w:val="24"/>
              </w:rPr>
            </w:pPr>
            <w:r w:rsidRPr="00F54271">
              <w:rPr>
                <w:rFonts w:cs="Times New Roman"/>
                <w:b/>
                <w:bCs/>
                <w:szCs w:val="24"/>
              </w:rPr>
              <w:t>Special Requirements:</w:t>
            </w:r>
          </w:p>
        </w:tc>
        <w:tc>
          <w:tcPr>
            <w:tcW w:w="6655" w:type="dxa"/>
            <w:gridSpan w:val="2"/>
            <w:vAlign w:val="center"/>
          </w:tcPr>
          <w:p w14:paraId="54240943" w14:textId="77777777" w:rsidR="00D80212" w:rsidRPr="00F54271" w:rsidRDefault="00D80212" w:rsidP="00697779">
            <w:pPr>
              <w:rPr>
                <w:rFonts w:cs="Times New Roman"/>
                <w:szCs w:val="24"/>
              </w:rPr>
            </w:pPr>
          </w:p>
        </w:tc>
      </w:tr>
      <w:tr w:rsidR="00D80212" w:rsidRPr="00C25580" w14:paraId="4E08B2B0" w14:textId="77777777" w:rsidTr="00697779">
        <w:trPr>
          <w:trHeight w:val="503"/>
        </w:trPr>
        <w:tc>
          <w:tcPr>
            <w:tcW w:w="9036" w:type="dxa"/>
            <w:gridSpan w:val="3"/>
            <w:vAlign w:val="center"/>
          </w:tcPr>
          <w:p w14:paraId="3D2EF8B9" w14:textId="77777777" w:rsidR="00D80212" w:rsidRPr="00F54271" w:rsidRDefault="00D80212" w:rsidP="00697779">
            <w:pPr>
              <w:jc w:val="center"/>
              <w:rPr>
                <w:rFonts w:cs="Times New Roman"/>
                <w:b/>
                <w:bCs/>
                <w:szCs w:val="24"/>
              </w:rPr>
            </w:pPr>
            <w:r w:rsidRPr="00F54271">
              <w:rPr>
                <w:rFonts w:cs="Times New Roman"/>
                <w:b/>
                <w:bCs/>
                <w:szCs w:val="24"/>
              </w:rPr>
              <w:t>Flow of Event</w:t>
            </w:r>
          </w:p>
        </w:tc>
      </w:tr>
      <w:tr w:rsidR="00D80212" w:rsidRPr="00C25580" w14:paraId="7D45E783" w14:textId="77777777" w:rsidTr="00697779">
        <w:trPr>
          <w:trHeight w:val="449"/>
        </w:trPr>
        <w:tc>
          <w:tcPr>
            <w:tcW w:w="4417" w:type="dxa"/>
            <w:gridSpan w:val="2"/>
            <w:vAlign w:val="center"/>
          </w:tcPr>
          <w:p w14:paraId="3EBBEFD7" w14:textId="33892956" w:rsidR="00D80212" w:rsidRPr="00F54271" w:rsidRDefault="009C3287" w:rsidP="00697779">
            <w:pPr>
              <w:jc w:val="center"/>
              <w:rPr>
                <w:rFonts w:cs="Times New Roman"/>
                <w:b/>
                <w:bCs/>
                <w:szCs w:val="24"/>
              </w:rPr>
            </w:pPr>
            <w:r>
              <w:rPr>
                <w:rFonts w:cs="Times New Roman"/>
                <w:b/>
                <w:bCs/>
                <w:szCs w:val="24"/>
              </w:rPr>
              <w:t>Passenger</w:t>
            </w:r>
            <w:r w:rsidR="00D80212" w:rsidRPr="00F54271">
              <w:rPr>
                <w:rFonts w:cs="Times New Roman"/>
                <w:b/>
                <w:bCs/>
                <w:szCs w:val="24"/>
              </w:rPr>
              <w:t xml:space="preserve"> Actions</w:t>
            </w:r>
          </w:p>
        </w:tc>
        <w:tc>
          <w:tcPr>
            <w:tcW w:w="4619" w:type="dxa"/>
            <w:vAlign w:val="center"/>
          </w:tcPr>
          <w:p w14:paraId="4AECE625" w14:textId="7F8FD17F" w:rsidR="00D80212" w:rsidRPr="00F54271" w:rsidRDefault="003D14CC" w:rsidP="00697779">
            <w:pPr>
              <w:jc w:val="center"/>
              <w:rPr>
                <w:rFonts w:cs="Times New Roman"/>
                <w:b/>
                <w:bCs/>
                <w:szCs w:val="24"/>
              </w:rPr>
            </w:pPr>
            <w:r>
              <w:rPr>
                <w:rFonts w:cs="Times New Roman"/>
                <w:b/>
                <w:bCs/>
                <w:szCs w:val="24"/>
              </w:rPr>
              <w:t xml:space="preserve">Driver/conductor </w:t>
            </w:r>
            <w:r w:rsidRPr="00F54271">
              <w:rPr>
                <w:rFonts w:cs="Times New Roman"/>
                <w:b/>
                <w:bCs/>
                <w:szCs w:val="24"/>
              </w:rPr>
              <w:t>Response</w:t>
            </w:r>
          </w:p>
        </w:tc>
      </w:tr>
      <w:tr w:rsidR="00D80212" w:rsidRPr="00C25580" w14:paraId="5AD79982" w14:textId="77777777" w:rsidTr="00697779">
        <w:trPr>
          <w:trHeight w:val="162"/>
        </w:trPr>
        <w:tc>
          <w:tcPr>
            <w:tcW w:w="4417" w:type="dxa"/>
            <w:gridSpan w:val="2"/>
          </w:tcPr>
          <w:p w14:paraId="35F7194F" w14:textId="04BCCC47" w:rsidR="00D80212" w:rsidRPr="00431657" w:rsidRDefault="009C3287" w:rsidP="00697779">
            <w:pPr>
              <w:pStyle w:val="ListParagraph"/>
              <w:numPr>
                <w:ilvl w:val="0"/>
                <w:numId w:val="37"/>
              </w:numPr>
              <w:ind w:left="360"/>
              <w:jc w:val="left"/>
              <w:rPr>
                <w:rFonts w:cs="Times New Roman"/>
                <w:szCs w:val="24"/>
              </w:rPr>
            </w:pPr>
            <w:r>
              <w:rPr>
                <w:rFonts w:cs="Times New Roman"/>
                <w:szCs w:val="24"/>
              </w:rPr>
              <w:t>Asking for a reservation a seat</w:t>
            </w:r>
          </w:p>
        </w:tc>
        <w:tc>
          <w:tcPr>
            <w:tcW w:w="4619" w:type="dxa"/>
          </w:tcPr>
          <w:p w14:paraId="0FED999A" w14:textId="0A0F61BE" w:rsidR="00D80212" w:rsidRDefault="009C3287" w:rsidP="00857234">
            <w:pPr>
              <w:pStyle w:val="ListParagraph"/>
              <w:numPr>
                <w:ilvl w:val="0"/>
                <w:numId w:val="37"/>
              </w:numPr>
              <w:ind w:left="447" w:right="180"/>
              <w:jc w:val="left"/>
              <w:rPr>
                <w:rFonts w:cs="Times New Roman"/>
                <w:szCs w:val="24"/>
              </w:rPr>
            </w:pPr>
            <w:r>
              <w:rPr>
                <w:rFonts w:cs="Times New Roman"/>
                <w:szCs w:val="24"/>
              </w:rPr>
              <w:t>Check the availability</w:t>
            </w:r>
          </w:p>
          <w:p w14:paraId="0B257BB6" w14:textId="1488D5DB" w:rsidR="009C3287" w:rsidRPr="009C3287" w:rsidRDefault="009C3287" w:rsidP="009C3287">
            <w:pPr>
              <w:pStyle w:val="ListParagraph"/>
              <w:ind w:right="180"/>
              <w:jc w:val="both"/>
              <w:rPr>
                <w:rFonts w:cs="Times New Roman"/>
                <w:szCs w:val="24"/>
              </w:rPr>
            </w:pPr>
          </w:p>
          <w:p w14:paraId="292A67A9" w14:textId="77777777" w:rsidR="00D80212" w:rsidRPr="00F54271" w:rsidRDefault="00D80212" w:rsidP="00697779">
            <w:pPr>
              <w:ind w:left="342" w:hanging="360"/>
              <w:rPr>
                <w:rFonts w:cs="Times New Roman"/>
                <w:szCs w:val="24"/>
              </w:rPr>
            </w:pPr>
          </w:p>
        </w:tc>
      </w:tr>
    </w:tbl>
    <w:p w14:paraId="15CB2420" w14:textId="69544CF2" w:rsidR="00D80212" w:rsidRDefault="00D80212" w:rsidP="00B75AC0">
      <w:pPr>
        <w:tabs>
          <w:tab w:val="right" w:pos="8821"/>
        </w:tabs>
      </w:pPr>
    </w:p>
    <w:p w14:paraId="6218C883" w14:textId="2F76A32D" w:rsidR="00280C9C" w:rsidRDefault="00280C9C" w:rsidP="00B75AC0">
      <w:pPr>
        <w:tabs>
          <w:tab w:val="right" w:pos="8821"/>
        </w:tabs>
      </w:pPr>
    </w:p>
    <w:p w14:paraId="755ED33B" w14:textId="77777777" w:rsidR="00431657" w:rsidRDefault="00431657" w:rsidP="00B75AC0">
      <w:pPr>
        <w:tabs>
          <w:tab w:val="right" w:pos="8821"/>
        </w:tabs>
      </w:pPr>
    </w:p>
    <w:tbl>
      <w:tblPr>
        <w:tblStyle w:val="TableGrid"/>
        <w:tblW w:w="0" w:type="auto"/>
        <w:tblLayout w:type="fixed"/>
        <w:tblLook w:val="04A0" w:firstRow="1" w:lastRow="0" w:firstColumn="1" w:lastColumn="0" w:noHBand="0" w:noVBand="1"/>
      </w:tblPr>
      <w:tblGrid>
        <w:gridCol w:w="2381"/>
        <w:gridCol w:w="2036"/>
        <w:gridCol w:w="4619"/>
      </w:tblGrid>
      <w:tr w:rsidR="00D80212" w:rsidRPr="00C25580" w14:paraId="0BA4AA06" w14:textId="77777777" w:rsidTr="00697779">
        <w:trPr>
          <w:trHeight w:val="409"/>
        </w:trPr>
        <w:tc>
          <w:tcPr>
            <w:tcW w:w="2381" w:type="dxa"/>
            <w:vAlign w:val="center"/>
          </w:tcPr>
          <w:p w14:paraId="4E5265F6" w14:textId="77777777" w:rsidR="00D80212" w:rsidRPr="00F54271" w:rsidRDefault="00D80212" w:rsidP="00697779">
            <w:pPr>
              <w:rPr>
                <w:rFonts w:cs="Times New Roman"/>
                <w:b/>
                <w:bCs/>
                <w:szCs w:val="24"/>
              </w:rPr>
            </w:pPr>
            <w:r w:rsidRPr="00F54271">
              <w:rPr>
                <w:rFonts w:cs="Times New Roman"/>
                <w:b/>
                <w:bCs/>
                <w:szCs w:val="24"/>
              </w:rPr>
              <w:lastRenderedPageBreak/>
              <w:t>Use case:</w:t>
            </w:r>
          </w:p>
        </w:tc>
        <w:tc>
          <w:tcPr>
            <w:tcW w:w="6655" w:type="dxa"/>
            <w:gridSpan w:val="2"/>
            <w:vAlign w:val="center"/>
          </w:tcPr>
          <w:p w14:paraId="4A1E68BB" w14:textId="3BFFAADA" w:rsidR="00D80212" w:rsidRPr="00F54271" w:rsidRDefault="00D1552B" w:rsidP="00697779">
            <w:pPr>
              <w:rPr>
                <w:rFonts w:cs="Times New Roman"/>
                <w:szCs w:val="24"/>
              </w:rPr>
            </w:pPr>
            <w:r>
              <w:rPr>
                <w:rFonts w:cs="Times New Roman"/>
                <w:szCs w:val="24"/>
              </w:rPr>
              <w:t>Reserve a seat</w:t>
            </w:r>
          </w:p>
        </w:tc>
      </w:tr>
      <w:tr w:rsidR="00D80212" w:rsidRPr="00C25580" w14:paraId="269A988D" w14:textId="77777777" w:rsidTr="00697779">
        <w:trPr>
          <w:trHeight w:val="359"/>
        </w:trPr>
        <w:tc>
          <w:tcPr>
            <w:tcW w:w="2381" w:type="dxa"/>
            <w:vAlign w:val="center"/>
          </w:tcPr>
          <w:p w14:paraId="471B64B9" w14:textId="77777777" w:rsidR="00D80212" w:rsidRPr="00F54271" w:rsidRDefault="00D80212" w:rsidP="00697779">
            <w:pPr>
              <w:rPr>
                <w:rFonts w:cs="Times New Roman"/>
                <w:b/>
                <w:bCs/>
                <w:szCs w:val="24"/>
              </w:rPr>
            </w:pPr>
            <w:r w:rsidRPr="00F54271">
              <w:rPr>
                <w:rFonts w:cs="Times New Roman"/>
                <w:b/>
                <w:bCs/>
                <w:szCs w:val="24"/>
              </w:rPr>
              <w:t>Actors:</w:t>
            </w:r>
          </w:p>
        </w:tc>
        <w:tc>
          <w:tcPr>
            <w:tcW w:w="6655" w:type="dxa"/>
            <w:gridSpan w:val="2"/>
            <w:vAlign w:val="center"/>
          </w:tcPr>
          <w:p w14:paraId="00F3DE0F" w14:textId="112E59DC" w:rsidR="00D80212" w:rsidRPr="00F54271" w:rsidRDefault="00C75E0C" w:rsidP="00697779">
            <w:pPr>
              <w:rPr>
                <w:rFonts w:cs="Times New Roman"/>
                <w:szCs w:val="24"/>
              </w:rPr>
            </w:pPr>
            <w:r>
              <w:rPr>
                <w:rFonts w:cs="Times New Roman"/>
                <w:szCs w:val="24"/>
              </w:rPr>
              <w:t>Driver/conductor</w:t>
            </w:r>
          </w:p>
        </w:tc>
      </w:tr>
      <w:tr w:rsidR="00D80212" w:rsidRPr="00C25580" w14:paraId="773E0B5C" w14:textId="77777777" w:rsidTr="00697779">
        <w:trPr>
          <w:trHeight w:val="332"/>
        </w:trPr>
        <w:tc>
          <w:tcPr>
            <w:tcW w:w="2381" w:type="dxa"/>
            <w:vAlign w:val="center"/>
          </w:tcPr>
          <w:p w14:paraId="13DB2E6C" w14:textId="77777777" w:rsidR="00D80212" w:rsidRPr="00F54271" w:rsidRDefault="00D80212" w:rsidP="00697779">
            <w:pPr>
              <w:rPr>
                <w:rFonts w:cs="Times New Roman"/>
                <w:b/>
                <w:bCs/>
                <w:szCs w:val="24"/>
              </w:rPr>
            </w:pPr>
            <w:r w:rsidRPr="00F54271">
              <w:rPr>
                <w:rFonts w:cs="Times New Roman"/>
                <w:b/>
                <w:bCs/>
                <w:szCs w:val="24"/>
              </w:rPr>
              <w:t>Purpose:</w:t>
            </w:r>
          </w:p>
        </w:tc>
        <w:tc>
          <w:tcPr>
            <w:tcW w:w="6655" w:type="dxa"/>
            <w:gridSpan w:val="2"/>
            <w:vAlign w:val="center"/>
          </w:tcPr>
          <w:p w14:paraId="5A909201" w14:textId="3CC86F50" w:rsidR="00D80212" w:rsidRPr="00F54271" w:rsidRDefault="00C75E0C" w:rsidP="00697779">
            <w:pPr>
              <w:rPr>
                <w:rFonts w:cs="Times New Roman"/>
                <w:szCs w:val="24"/>
              </w:rPr>
            </w:pPr>
            <w:r>
              <w:rPr>
                <w:rFonts w:cs="Times New Roman"/>
                <w:szCs w:val="24"/>
              </w:rPr>
              <w:t>Reserve a seat to the passenger</w:t>
            </w:r>
          </w:p>
        </w:tc>
      </w:tr>
      <w:tr w:rsidR="00D80212" w:rsidRPr="00C25580" w14:paraId="257A1EB5" w14:textId="77777777" w:rsidTr="00697779">
        <w:trPr>
          <w:trHeight w:val="620"/>
        </w:trPr>
        <w:tc>
          <w:tcPr>
            <w:tcW w:w="2381" w:type="dxa"/>
            <w:vAlign w:val="center"/>
          </w:tcPr>
          <w:p w14:paraId="2246CC99" w14:textId="77777777" w:rsidR="00D80212" w:rsidRPr="00F54271" w:rsidRDefault="00D80212" w:rsidP="00697779">
            <w:pPr>
              <w:rPr>
                <w:rFonts w:cs="Times New Roman"/>
                <w:b/>
                <w:bCs/>
                <w:szCs w:val="24"/>
              </w:rPr>
            </w:pPr>
            <w:r w:rsidRPr="00F54271">
              <w:rPr>
                <w:rFonts w:cs="Times New Roman"/>
                <w:b/>
                <w:bCs/>
                <w:szCs w:val="24"/>
              </w:rPr>
              <w:t>Overview:</w:t>
            </w:r>
          </w:p>
        </w:tc>
        <w:tc>
          <w:tcPr>
            <w:tcW w:w="6655" w:type="dxa"/>
            <w:gridSpan w:val="2"/>
            <w:vAlign w:val="center"/>
          </w:tcPr>
          <w:p w14:paraId="1123CCF2" w14:textId="3630DC18" w:rsidR="00D80212" w:rsidRPr="00F54271" w:rsidRDefault="00C75E0C" w:rsidP="00697779">
            <w:pPr>
              <w:rPr>
                <w:rFonts w:cs="Times New Roman"/>
                <w:szCs w:val="24"/>
              </w:rPr>
            </w:pPr>
            <w:r>
              <w:rPr>
                <w:rFonts w:cs="Times New Roman"/>
                <w:szCs w:val="24"/>
              </w:rPr>
              <w:t xml:space="preserve">Passengers request a seat and driver/conductor reserve a seat if available </w:t>
            </w:r>
          </w:p>
        </w:tc>
      </w:tr>
      <w:tr w:rsidR="00D80212" w:rsidRPr="00C25580" w14:paraId="0E250B2D" w14:textId="77777777" w:rsidTr="00697779">
        <w:trPr>
          <w:trHeight w:val="350"/>
        </w:trPr>
        <w:tc>
          <w:tcPr>
            <w:tcW w:w="2381" w:type="dxa"/>
            <w:vAlign w:val="center"/>
          </w:tcPr>
          <w:p w14:paraId="58F8C178" w14:textId="77777777" w:rsidR="00D80212" w:rsidRPr="00F54271" w:rsidRDefault="00D80212" w:rsidP="00697779">
            <w:pPr>
              <w:rPr>
                <w:rFonts w:cs="Times New Roman"/>
                <w:b/>
                <w:bCs/>
                <w:szCs w:val="24"/>
              </w:rPr>
            </w:pPr>
            <w:r w:rsidRPr="00F54271">
              <w:rPr>
                <w:rFonts w:cs="Times New Roman"/>
                <w:b/>
                <w:bCs/>
                <w:szCs w:val="24"/>
              </w:rPr>
              <w:t>Type:</w:t>
            </w:r>
          </w:p>
        </w:tc>
        <w:tc>
          <w:tcPr>
            <w:tcW w:w="6655" w:type="dxa"/>
            <w:gridSpan w:val="2"/>
            <w:vAlign w:val="center"/>
          </w:tcPr>
          <w:p w14:paraId="5A230FE1" w14:textId="1AC1C382" w:rsidR="00D80212" w:rsidRPr="00F54271" w:rsidRDefault="00C75E0C" w:rsidP="00697779">
            <w:pPr>
              <w:rPr>
                <w:rFonts w:cs="Times New Roman"/>
                <w:szCs w:val="24"/>
              </w:rPr>
            </w:pPr>
            <w:r>
              <w:rPr>
                <w:rFonts w:cs="Times New Roman"/>
                <w:szCs w:val="24"/>
              </w:rPr>
              <w:t>essential</w:t>
            </w:r>
          </w:p>
        </w:tc>
      </w:tr>
      <w:tr w:rsidR="00D80212" w:rsidRPr="00C25580" w14:paraId="60B18455" w14:textId="77777777" w:rsidTr="00697779">
        <w:trPr>
          <w:trHeight w:val="629"/>
        </w:trPr>
        <w:tc>
          <w:tcPr>
            <w:tcW w:w="2381" w:type="dxa"/>
            <w:vAlign w:val="center"/>
          </w:tcPr>
          <w:p w14:paraId="3E2A680F" w14:textId="77777777" w:rsidR="00D80212" w:rsidRPr="00F54271" w:rsidRDefault="00D80212" w:rsidP="00697779">
            <w:pPr>
              <w:rPr>
                <w:rFonts w:cs="Times New Roman"/>
                <w:b/>
                <w:bCs/>
                <w:szCs w:val="24"/>
              </w:rPr>
            </w:pPr>
            <w:r w:rsidRPr="00F54271">
              <w:rPr>
                <w:rFonts w:cs="Times New Roman"/>
                <w:b/>
                <w:bCs/>
                <w:szCs w:val="24"/>
              </w:rPr>
              <w:t>Preconditions:</w:t>
            </w:r>
          </w:p>
        </w:tc>
        <w:tc>
          <w:tcPr>
            <w:tcW w:w="6655" w:type="dxa"/>
            <w:gridSpan w:val="2"/>
            <w:vAlign w:val="center"/>
          </w:tcPr>
          <w:p w14:paraId="7BE6CF74" w14:textId="430B2BAD" w:rsidR="00D80212" w:rsidRPr="00F54271" w:rsidRDefault="00C75E0C" w:rsidP="00697779">
            <w:pPr>
              <w:rPr>
                <w:rFonts w:cs="Times New Roman"/>
                <w:szCs w:val="24"/>
              </w:rPr>
            </w:pPr>
            <w:r>
              <w:rPr>
                <w:rFonts w:cs="Times New Roman"/>
                <w:szCs w:val="24"/>
              </w:rPr>
              <w:t>There should be available seats on the bus at the requesting moment</w:t>
            </w:r>
          </w:p>
        </w:tc>
      </w:tr>
      <w:tr w:rsidR="00D80212" w:rsidRPr="00C25580" w14:paraId="412EC84B" w14:textId="77777777" w:rsidTr="00697779">
        <w:trPr>
          <w:trHeight w:val="620"/>
        </w:trPr>
        <w:tc>
          <w:tcPr>
            <w:tcW w:w="2381" w:type="dxa"/>
            <w:vAlign w:val="center"/>
          </w:tcPr>
          <w:p w14:paraId="152EA000" w14:textId="77777777" w:rsidR="00D80212" w:rsidRPr="00F54271" w:rsidRDefault="00D80212" w:rsidP="00697779">
            <w:pPr>
              <w:rPr>
                <w:rFonts w:cs="Times New Roman"/>
                <w:b/>
                <w:bCs/>
                <w:szCs w:val="24"/>
              </w:rPr>
            </w:pPr>
            <w:r w:rsidRPr="00F54271">
              <w:rPr>
                <w:rFonts w:cs="Times New Roman"/>
                <w:b/>
                <w:bCs/>
                <w:szCs w:val="24"/>
              </w:rPr>
              <w:t>Post conditions:</w:t>
            </w:r>
          </w:p>
        </w:tc>
        <w:tc>
          <w:tcPr>
            <w:tcW w:w="6655" w:type="dxa"/>
            <w:gridSpan w:val="2"/>
            <w:vAlign w:val="center"/>
          </w:tcPr>
          <w:p w14:paraId="38BCE1CA" w14:textId="37AD9621" w:rsidR="00D80212" w:rsidRPr="00F54271" w:rsidRDefault="00C75E0C" w:rsidP="00697779">
            <w:pPr>
              <w:rPr>
                <w:rFonts w:cs="Times New Roman"/>
                <w:szCs w:val="24"/>
              </w:rPr>
            </w:pPr>
            <w:r>
              <w:rPr>
                <w:rFonts w:cs="Times New Roman"/>
                <w:szCs w:val="24"/>
              </w:rPr>
              <w:t>Driver/conductor reserve a seat to the passenger</w:t>
            </w:r>
          </w:p>
        </w:tc>
      </w:tr>
      <w:tr w:rsidR="00D80212" w:rsidRPr="00C25580" w14:paraId="79D3BAC6" w14:textId="77777777" w:rsidTr="00697779">
        <w:trPr>
          <w:trHeight w:val="395"/>
        </w:trPr>
        <w:tc>
          <w:tcPr>
            <w:tcW w:w="2381" w:type="dxa"/>
            <w:vAlign w:val="center"/>
          </w:tcPr>
          <w:p w14:paraId="3AC6AAC8" w14:textId="77777777" w:rsidR="00D80212" w:rsidRPr="00F54271" w:rsidRDefault="00D80212" w:rsidP="00697779">
            <w:pPr>
              <w:rPr>
                <w:rFonts w:cs="Times New Roman"/>
                <w:b/>
                <w:bCs/>
                <w:szCs w:val="24"/>
              </w:rPr>
            </w:pPr>
            <w:r w:rsidRPr="00F54271">
              <w:rPr>
                <w:rFonts w:cs="Times New Roman"/>
                <w:b/>
                <w:bCs/>
                <w:szCs w:val="24"/>
              </w:rPr>
              <w:t>Special Requirements:</w:t>
            </w:r>
          </w:p>
        </w:tc>
        <w:tc>
          <w:tcPr>
            <w:tcW w:w="6655" w:type="dxa"/>
            <w:gridSpan w:val="2"/>
            <w:vAlign w:val="center"/>
          </w:tcPr>
          <w:p w14:paraId="729283B5" w14:textId="77777777" w:rsidR="00D80212" w:rsidRPr="00F54271" w:rsidRDefault="00D80212" w:rsidP="00697779">
            <w:pPr>
              <w:rPr>
                <w:rFonts w:cs="Times New Roman"/>
                <w:szCs w:val="24"/>
              </w:rPr>
            </w:pPr>
          </w:p>
        </w:tc>
      </w:tr>
      <w:tr w:rsidR="00D80212" w:rsidRPr="00C25580" w14:paraId="0CF9EC7B" w14:textId="77777777" w:rsidTr="00697779">
        <w:trPr>
          <w:trHeight w:val="503"/>
        </w:trPr>
        <w:tc>
          <w:tcPr>
            <w:tcW w:w="9036" w:type="dxa"/>
            <w:gridSpan w:val="3"/>
            <w:vAlign w:val="center"/>
          </w:tcPr>
          <w:p w14:paraId="4AB1403B" w14:textId="77777777" w:rsidR="00D80212" w:rsidRPr="00F54271" w:rsidRDefault="00D80212" w:rsidP="00697779">
            <w:pPr>
              <w:jc w:val="center"/>
              <w:rPr>
                <w:rFonts w:cs="Times New Roman"/>
                <w:b/>
                <w:bCs/>
                <w:szCs w:val="24"/>
              </w:rPr>
            </w:pPr>
            <w:r w:rsidRPr="00F54271">
              <w:rPr>
                <w:rFonts w:cs="Times New Roman"/>
                <w:b/>
                <w:bCs/>
                <w:szCs w:val="24"/>
              </w:rPr>
              <w:t>Flow of Event</w:t>
            </w:r>
          </w:p>
        </w:tc>
      </w:tr>
      <w:tr w:rsidR="00D80212" w:rsidRPr="00C25580" w14:paraId="2D2B9511" w14:textId="77777777" w:rsidTr="00697779">
        <w:trPr>
          <w:trHeight w:val="449"/>
        </w:trPr>
        <w:tc>
          <w:tcPr>
            <w:tcW w:w="4417" w:type="dxa"/>
            <w:gridSpan w:val="2"/>
            <w:vAlign w:val="center"/>
          </w:tcPr>
          <w:p w14:paraId="6AF1E460" w14:textId="77777777" w:rsidR="00D80212" w:rsidRPr="00F54271" w:rsidRDefault="00D80212" w:rsidP="00697779">
            <w:pPr>
              <w:jc w:val="center"/>
              <w:rPr>
                <w:rFonts w:cs="Times New Roman"/>
                <w:b/>
                <w:bCs/>
                <w:szCs w:val="24"/>
              </w:rPr>
            </w:pPr>
            <w:r w:rsidRPr="00F54271">
              <w:rPr>
                <w:rFonts w:cs="Times New Roman"/>
                <w:b/>
                <w:bCs/>
                <w:szCs w:val="24"/>
              </w:rPr>
              <w:t>Actor Actions</w:t>
            </w:r>
          </w:p>
        </w:tc>
        <w:tc>
          <w:tcPr>
            <w:tcW w:w="4619" w:type="dxa"/>
            <w:vAlign w:val="center"/>
          </w:tcPr>
          <w:p w14:paraId="5CD331D5" w14:textId="273F5806" w:rsidR="00D80212" w:rsidRPr="00F54271" w:rsidRDefault="00C75E0C" w:rsidP="00697779">
            <w:pPr>
              <w:jc w:val="center"/>
              <w:rPr>
                <w:rFonts w:cs="Times New Roman"/>
                <w:b/>
                <w:bCs/>
                <w:szCs w:val="24"/>
              </w:rPr>
            </w:pPr>
            <w:r>
              <w:rPr>
                <w:rFonts w:cs="Times New Roman"/>
                <w:b/>
                <w:bCs/>
                <w:szCs w:val="24"/>
              </w:rPr>
              <w:t xml:space="preserve">Driver/conductor </w:t>
            </w:r>
            <w:r w:rsidRPr="00F54271">
              <w:rPr>
                <w:rFonts w:cs="Times New Roman"/>
                <w:b/>
                <w:bCs/>
                <w:szCs w:val="24"/>
              </w:rPr>
              <w:t>Response</w:t>
            </w:r>
          </w:p>
        </w:tc>
      </w:tr>
      <w:tr w:rsidR="00D80212" w:rsidRPr="00C25580" w14:paraId="1D7958DF" w14:textId="77777777" w:rsidTr="00697779">
        <w:trPr>
          <w:trHeight w:val="162"/>
        </w:trPr>
        <w:tc>
          <w:tcPr>
            <w:tcW w:w="4417" w:type="dxa"/>
            <w:gridSpan w:val="2"/>
          </w:tcPr>
          <w:p w14:paraId="7C027B19" w14:textId="1677FE39" w:rsidR="00D80212" w:rsidRPr="00F54271" w:rsidRDefault="00C75E0C" w:rsidP="00C75E0C">
            <w:pPr>
              <w:ind w:left="270" w:hanging="270"/>
              <w:jc w:val="left"/>
              <w:rPr>
                <w:rFonts w:cs="Times New Roman"/>
                <w:szCs w:val="24"/>
              </w:rPr>
            </w:pPr>
            <w:r>
              <w:rPr>
                <w:rFonts w:cs="Times New Roman"/>
                <w:szCs w:val="24"/>
              </w:rPr>
              <w:t>1. Passenger request a seat</w:t>
            </w:r>
          </w:p>
          <w:p w14:paraId="06396AB1" w14:textId="77777777" w:rsidR="00D80212" w:rsidRPr="00F54271" w:rsidRDefault="00D80212" w:rsidP="00697779">
            <w:pPr>
              <w:ind w:left="270" w:hanging="270"/>
              <w:rPr>
                <w:rFonts w:cs="Times New Roman"/>
                <w:szCs w:val="24"/>
              </w:rPr>
            </w:pPr>
          </w:p>
          <w:p w14:paraId="63BEBE79" w14:textId="77777777" w:rsidR="00D80212" w:rsidRPr="00F54271" w:rsidRDefault="00D80212" w:rsidP="00697779">
            <w:pPr>
              <w:ind w:left="270" w:hanging="270"/>
              <w:rPr>
                <w:rFonts w:cs="Times New Roman"/>
                <w:szCs w:val="24"/>
              </w:rPr>
            </w:pPr>
          </w:p>
          <w:p w14:paraId="279E0E50" w14:textId="77777777" w:rsidR="00D80212" w:rsidRPr="00F54271" w:rsidRDefault="00D80212" w:rsidP="00697779">
            <w:pPr>
              <w:rPr>
                <w:rFonts w:cs="Times New Roman"/>
                <w:szCs w:val="24"/>
              </w:rPr>
            </w:pPr>
          </w:p>
        </w:tc>
        <w:tc>
          <w:tcPr>
            <w:tcW w:w="4619" w:type="dxa"/>
          </w:tcPr>
          <w:p w14:paraId="50550252" w14:textId="77777777" w:rsidR="00D80212" w:rsidRDefault="00C75E0C" w:rsidP="00C75E0C">
            <w:pPr>
              <w:ind w:left="342" w:right="180" w:hanging="255"/>
              <w:jc w:val="left"/>
              <w:rPr>
                <w:rFonts w:cs="Times New Roman"/>
                <w:szCs w:val="24"/>
              </w:rPr>
            </w:pPr>
            <w:r>
              <w:rPr>
                <w:rFonts w:cs="Times New Roman"/>
                <w:szCs w:val="24"/>
              </w:rPr>
              <w:t>2.check the availability of seats</w:t>
            </w:r>
          </w:p>
          <w:p w14:paraId="34C4FA8F" w14:textId="77777777" w:rsidR="00C75E0C" w:rsidRDefault="00C75E0C" w:rsidP="00C75E0C">
            <w:pPr>
              <w:ind w:left="342" w:right="180" w:hanging="255"/>
              <w:jc w:val="left"/>
              <w:rPr>
                <w:rFonts w:cs="Times New Roman"/>
                <w:szCs w:val="24"/>
              </w:rPr>
            </w:pPr>
            <w:r>
              <w:rPr>
                <w:rFonts w:cs="Times New Roman"/>
                <w:szCs w:val="24"/>
              </w:rPr>
              <w:t>3.if available reserve seat for the passenger</w:t>
            </w:r>
          </w:p>
          <w:p w14:paraId="3F96F672" w14:textId="599A4EEF" w:rsidR="00C75E0C" w:rsidRPr="00F54271" w:rsidRDefault="00C75E0C" w:rsidP="00C75E0C">
            <w:pPr>
              <w:ind w:left="342" w:right="180" w:hanging="255"/>
              <w:jc w:val="left"/>
              <w:rPr>
                <w:rFonts w:cs="Times New Roman"/>
                <w:szCs w:val="24"/>
              </w:rPr>
            </w:pPr>
            <w:r>
              <w:rPr>
                <w:rFonts w:cs="Times New Roman"/>
                <w:szCs w:val="24"/>
              </w:rPr>
              <w:t>4.if not available inform it to the passenger</w:t>
            </w:r>
          </w:p>
        </w:tc>
      </w:tr>
    </w:tbl>
    <w:p w14:paraId="67F0681F" w14:textId="53F62EC0" w:rsidR="00D80212" w:rsidRDefault="00D80212" w:rsidP="00B75AC0">
      <w:pPr>
        <w:tabs>
          <w:tab w:val="right" w:pos="8821"/>
        </w:tabs>
      </w:pPr>
    </w:p>
    <w:p w14:paraId="266C6B05" w14:textId="28526E8B" w:rsidR="009D0603" w:rsidRDefault="009D0603" w:rsidP="00B75AC0">
      <w:pPr>
        <w:tabs>
          <w:tab w:val="right" w:pos="8821"/>
        </w:tabs>
      </w:pPr>
    </w:p>
    <w:p w14:paraId="7D678829" w14:textId="07DF798B" w:rsidR="009D0603" w:rsidRDefault="009D0603" w:rsidP="00B75AC0">
      <w:pPr>
        <w:tabs>
          <w:tab w:val="right" w:pos="8821"/>
        </w:tabs>
      </w:pPr>
    </w:p>
    <w:p w14:paraId="23468BA9" w14:textId="646894C7" w:rsidR="009D0603" w:rsidRDefault="009D0603" w:rsidP="00B75AC0">
      <w:pPr>
        <w:tabs>
          <w:tab w:val="right" w:pos="8821"/>
        </w:tabs>
      </w:pPr>
    </w:p>
    <w:p w14:paraId="1B2093F3" w14:textId="22B7F963" w:rsidR="009D0603" w:rsidRDefault="009D0603" w:rsidP="00B75AC0">
      <w:pPr>
        <w:tabs>
          <w:tab w:val="right" w:pos="8821"/>
        </w:tabs>
      </w:pPr>
    </w:p>
    <w:p w14:paraId="06E70005" w14:textId="66F86401" w:rsidR="00431657" w:rsidRDefault="00431657" w:rsidP="00B75AC0">
      <w:pPr>
        <w:tabs>
          <w:tab w:val="right" w:pos="8821"/>
        </w:tabs>
      </w:pPr>
    </w:p>
    <w:p w14:paraId="6221704C" w14:textId="77777777" w:rsidR="00431657" w:rsidRDefault="00431657" w:rsidP="00B75AC0">
      <w:pPr>
        <w:tabs>
          <w:tab w:val="right" w:pos="8821"/>
        </w:tabs>
      </w:pPr>
    </w:p>
    <w:p w14:paraId="4FED694E" w14:textId="61EDBD2F" w:rsidR="009D0603" w:rsidRDefault="009D0603" w:rsidP="00B75AC0">
      <w:pPr>
        <w:tabs>
          <w:tab w:val="right" w:pos="8821"/>
        </w:tabs>
      </w:pPr>
    </w:p>
    <w:p w14:paraId="787FAAD5" w14:textId="77777777" w:rsidR="009D0603" w:rsidRDefault="009D0603" w:rsidP="00B75AC0">
      <w:pPr>
        <w:tabs>
          <w:tab w:val="right" w:pos="8821"/>
        </w:tabs>
      </w:pPr>
    </w:p>
    <w:tbl>
      <w:tblPr>
        <w:tblStyle w:val="TableGrid"/>
        <w:tblW w:w="0" w:type="auto"/>
        <w:tblLayout w:type="fixed"/>
        <w:tblLook w:val="04A0" w:firstRow="1" w:lastRow="0" w:firstColumn="1" w:lastColumn="0" w:noHBand="0" w:noVBand="1"/>
      </w:tblPr>
      <w:tblGrid>
        <w:gridCol w:w="2381"/>
        <w:gridCol w:w="2036"/>
        <w:gridCol w:w="4619"/>
      </w:tblGrid>
      <w:tr w:rsidR="00C75E0C" w:rsidRPr="00C25580" w14:paraId="73C1F65B" w14:textId="77777777" w:rsidTr="008A27B1">
        <w:trPr>
          <w:trHeight w:val="409"/>
        </w:trPr>
        <w:tc>
          <w:tcPr>
            <w:tcW w:w="2381" w:type="dxa"/>
            <w:vAlign w:val="center"/>
          </w:tcPr>
          <w:p w14:paraId="55E1C39C" w14:textId="77777777" w:rsidR="00C75E0C" w:rsidRPr="00F54271" w:rsidRDefault="00C75E0C" w:rsidP="008A27B1">
            <w:pPr>
              <w:rPr>
                <w:rFonts w:cs="Times New Roman"/>
                <w:b/>
                <w:bCs/>
                <w:szCs w:val="24"/>
              </w:rPr>
            </w:pPr>
            <w:r w:rsidRPr="00F54271">
              <w:rPr>
                <w:rFonts w:cs="Times New Roman"/>
                <w:b/>
                <w:bCs/>
                <w:szCs w:val="24"/>
              </w:rPr>
              <w:t>Use case:</w:t>
            </w:r>
          </w:p>
        </w:tc>
        <w:tc>
          <w:tcPr>
            <w:tcW w:w="6655" w:type="dxa"/>
            <w:gridSpan w:val="2"/>
            <w:vAlign w:val="center"/>
          </w:tcPr>
          <w:p w14:paraId="511A29C9" w14:textId="776EC6C2" w:rsidR="00C75E0C" w:rsidRPr="00F54271" w:rsidRDefault="00C75E0C" w:rsidP="008A27B1">
            <w:pPr>
              <w:rPr>
                <w:rFonts w:cs="Times New Roman"/>
                <w:szCs w:val="24"/>
              </w:rPr>
            </w:pPr>
            <w:r>
              <w:rPr>
                <w:rFonts w:cs="Times New Roman"/>
                <w:szCs w:val="24"/>
              </w:rPr>
              <w:t>Call back to the passenger</w:t>
            </w:r>
          </w:p>
        </w:tc>
      </w:tr>
      <w:tr w:rsidR="00C75E0C" w:rsidRPr="00C25580" w14:paraId="711BC325" w14:textId="77777777" w:rsidTr="008A27B1">
        <w:trPr>
          <w:trHeight w:val="359"/>
        </w:trPr>
        <w:tc>
          <w:tcPr>
            <w:tcW w:w="2381" w:type="dxa"/>
            <w:vAlign w:val="center"/>
          </w:tcPr>
          <w:p w14:paraId="7315084D" w14:textId="77777777" w:rsidR="00C75E0C" w:rsidRPr="00F54271" w:rsidRDefault="00C75E0C" w:rsidP="008A27B1">
            <w:pPr>
              <w:rPr>
                <w:rFonts w:cs="Times New Roman"/>
                <w:b/>
                <w:bCs/>
                <w:szCs w:val="24"/>
              </w:rPr>
            </w:pPr>
            <w:r w:rsidRPr="00F54271">
              <w:rPr>
                <w:rFonts w:cs="Times New Roman"/>
                <w:b/>
                <w:bCs/>
                <w:szCs w:val="24"/>
              </w:rPr>
              <w:t>Actors:</w:t>
            </w:r>
          </w:p>
        </w:tc>
        <w:tc>
          <w:tcPr>
            <w:tcW w:w="6655" w:type="dxa"/>
            <w:gridSpan w:val="2"/>
            <w:vAlign w:val="center"/>
          </w:tcPr>
          <w:p w14:paraId="08EC6CEF" w14:textId="77777777" w:rsidR="00C75E0C" w:rsidRPr="00F54271" w:rsidRDefault="00C75E0C" w:rsidP="008A27B1">
            <w:pPr>
              <w:rPr>
                <w:rFonts w:cs="Times New Roman"/>
                <w:szCs w:val="24"/>
              </w:rPr>
            </w:pPr>
            <w:r>
              <w:rPr>
                <w:rFonts w:cs="Times New Roman"/>
                <w:szCs w:val="24"/>
              </w:rPr>
              <w:t>Driver/conductor</w:t>
            </w:r>
          </w:p>
        </w:tc>
      </w:tr>
      <w:tr w:rsidR="00C75E0C" w:rsidRPr="00C25580" w14:paraId="52BF0CCF" w14:textId="77777777" w:rsidTr="008A27B1">
        <w:trPr>
          <w:trHeight w:val="332"/>
        </w:trPr>
        <w:tc>
          <w:tcPr>
            <w:tcW w:w="2381" w:type="dxa"/>
            <w:vAlign w:val="center"/>
          </w:tcPr>
          <w:p w14:paraId="511A56BB" w14:textId="77777777" w:rsidR="00C75E0C" w:rsidRPr="00F54271" w:rsidRDefault="00C75E0C" w:rsidP="008A27B1">
            <w:pPr>
              <w:rPr>
                <w:rFonts w:cs="Times New Roman"/>
                <w:b/>
                <w:bCs/>
                <w:szCs w:val="24"/>
              </w:rPr>
            </w:pPr>
            <w:r w:rsidRPr="00F54271">
              <w:rPr>
                <w:rFonts w:cs="Times New Roman"/>
                <w:b/>
                <w:bCs/>
                <w:szCs w:val="24"/>
              </w:rPr>
              <w:t>Purpose:</w:t>
            </w:r>
          </w:p>
        </w:tc>
        <w:tc>
          <w:tcPr>
            <w:tcW w:w="6655" w:type="dxa"/>
            <w:gridSpan w:val="2"/>
            <w:vAlign w:val="center"/>
          </w:tcPr>
          <w:p w14:paraId="7A7E1A2C" w14:textId="3BECF067" w:rsidR="00C75E0C" w:rsidRPr="00F54271" w:rsidRDefault="009D0603" w:rsidP="008A27B1">
            <w:pPr>
              <w:rPr>
                <w:rFonts w:cs="Times New Roman"/>
                <w:szCs w:val="24"/>
              </w:rPr>
            </w:pPr>
            <w:r>
              <w:rPr>
                <w:rFonts w:cs="Times New Roman"/>
                <w:szCs w:val="24"/>
              </w:rPr>
              <w:t>Call back and inform the location of the bus</w:t>
            </w:r>
          </w:p>
        </w:tc>
      </w:tr>
      <w:tr w:rsidR="00C75E0C" w:rsidRPr="00C25580" w14:paraId="2969B96B" w14:textId="77777777" w:rsidTr="008A27B1">
        <w:trPr>
          <w:trHeight w:val="620"/>
        </w:trPr>
        <w:tc>
          <w:tcPr>
            <w:tcW w:w="2381" w:type="dxa"/>
            <w:vAlign w:val="center"/>
          </w:tcPr>
          <w:p w14:paraId="065B40BD" w14:textId="77777777" w:rsidR="00C75E0C" w:rsidRPr="00F54271" w:rsidRDefault="00C75E0C" w:rsidP="008A27B1">
            <w:pPr>
              <w:rPr>
                <w:rFonts w:cs="Times New Roman"/>
                <w:b/>
                <w:bCs/>
                <w:szCs w:val="24"/>
              </w:rPr>
            </w:pPr>
            <w:r w:rsidRPr="00F54271">
              <w:rPr>
                <w:rFonts w:cs="Times New Roman"/>
                <w:b/>
                <w:bCs/>
                <w:szCs w:val="24"/>
              </w:rPr>
              <w:t>Overview:</w:t>
            </w:r>
          </w:p>
        </w:tc>
        <w:tc>
          <w:tcPr>
            <w:tcW w:w="6655" w:type="dxa"/>
            <w:gridSpan w:val="2"/>
            <w:vAlign w:val="center"/>
          </w:tcPr>
          <w:p w14:paraId="75CF3679" w14:textId="5BC71A6D" w:rsidR="00C75E0C" w:rsidRPr="00F54271" w:rsidRDefault="009D0603" w:rsidP="008A27B1">
            <w:pPr>
              <w:rPr>
                <w:rFonts w:cs="Times New Roman"/>
                <w:szCs w:val="24"/>
              </w:rPr>
            </w:pPr>
            <w:r>
              <w:rPr>
                <w:rFonts w:cs="Times New Roman"/>
                <w:szCs w:val="24"/>
              </w:rPr>
              <w:t>Driver/conductor make a phone call and let the passenger know the current location of the bus</w:t>
            </w:r>
            <w:r w:rsidR="00C75E0C">
              <w:rPr>
                <w:rFonts w:cs="Times New Roman"/>
                <w:szCs w:val="24"/>
              </w:rPr>
              <w:t xml:space="preserve"> </w:t>
            </w:r>
          </w:p>
        </w:tc>
      </w:tr>
      <w:tr w:rsidR="00C75E0C" w:rsidRPr="00C25580" w14:paraId="569B3C0B" w14:textId="77777777" w:rsidTr="008A27B1">
        <w:trPr>
          <w:trHeight w:val="350"/>
        </w:trPr>
        <w:tc>
          <w:tcPr>
            <w:tcW w:w="2381" w:type="dxa"/>
            <w:vAlign w:val="center"/>
          </w:tcPr>
          <w:p w14:paraId="57FB0248" w14:textId="77777777" w:rsidR="00C75E0C" w:rsidRPr="00F54271" w:rsidRDefault="00C75E0C" w:rsidP="008A27B1">
            <w:pPr>
              <w:rPr>
                <w:rFonts w:cs="Times New Roman"/>
                <w:b/>
                <w:bCs/>
                <w:szCs w:val="24"/>
              </w:rPr>
            </w:pPr>
            <w:r w:rsidRPr="00F54271">
              <w:rPr>
                <w:rFonts w:cs="Times New Roman"/>
                <w:b/>
                <w:bCs/>
                <w:szCs w:val="24"/>
              </w:rPr>
              <w:t>Type:</w:t>
            </w:r>
          </w:p>
        </w:tc>
        <w:tc>
          <w:tcPr>
            <w:tcW w:w="6655" w:type="dxa"/>
            <w:gridSpan w:val="2"/>
            <w:vAlign w:val="center"/>
          </w:tcPr>
          <w:p w14:paraId="539357C6" w14:textId="77777777" w:rsidR="00C75E0C" w:rsidRPr="00F54271" w:rsidRDefault="00C75E0C" w:rsidP="008A27B1">
            <w:pPr>
              <w:rPr>
                <w:rFonts w:cs="Times New Roman"/>
                <w:szCs w:val="24"/>
              </w:rPr>
            </w:pPr>
            <w:r>
              <w:rPr>
                <w:rFonts w:cs="Times New Roman"/>
                <w:szCs w:val="24"/>
              </w:rPr>
              <w:t>essential</w:t>
            </w:r>
          </w:p>
        </w:tc>
      </w:tr>
      <w:tr w:rsidR="00C75E0C" w:rsidRPr="00C25580" w14:paraId="27AFD142" w14:textId="77777777" w:rsidTr="008A27B1">
        <w:trPr>
          <w:trHeight w:val="629"/>
        </w:trPr>
        <w:tc>
          <w:tcPr>
            <w:tcW w:w="2381" w:type="dxa"/>
            <w:vAlign w:val="center"/>
          </w:tcPr>
          <w:p w14:paraId="1C5B482B" w14:textId="77777777" w:rsidR="00C75E0C" w:rsidRPr="00F54271" w:rsidRDefault="00C75E0C" w:rsidP="008A27B1">
            <w:pPr>
              <w:rPr>
                <w:rFonts w:cs="Times New Roman"/>
                <w:b/>
                <w:bCs/>
                <w:szCs w:val="24"/>
              </w:rPr>
            </w:pPr>
            <w:r w:rsidRPr="00F54271">
              <w:rPr>
                <w:rFonts w:cs="Times New Roman"/>
                <w:b/>
                <w:bCs/>
                <w:szCs w:val="24"/>
              </w:rPr>
              <w:t>Preconditions:</w:t>
            </w:r>
          </w:p>
        </w:tc>
        <w:tc>
          <w:tcPr>
            <w:tcW w:w="6655" w:type="dxa"/>
            <w:gridSpan w:val="2"/>
            <w:vAlign w:val="center"/>
          </w:tcPr>
          <w:p w14:paraId="74EC48C0" w14:textId="56E18D5D" w:rsidR="00C75E0C" w:rsidRPr="00F54271" w:rsidRDefault="009D0603" w:rsidP="008A27B1">
            <w:pPr>
              <w:rPr>
                <w:rFonts w:cs="Times New Roman"/>
                <w:szCs w:val="24"/>
              </w:rPr>
            </w:pPr>
            <w:r>
              <w:rPr>
                <w:rFonts w:cs="Times New Roman"/>
                <w:szCs w:val="24"/>
              </w:rPr>
              <w:t>Passenger must be reserved a seat</w:t>
            </w:r>
          </w:p>
        </w:tc>
      </w:tr>
      <w:tr w:rsidR="00C75E0C" w:rsidRPr="00C25580" w14:paraId="2F7383B5" w14:textId="77777777" w:rsidTr="008A27B1">
        <w:trPr>
          <w:trHeight w:val="620"/>
        </w:trPr>
        <w:tc>
          <w:tcPr>
            <w:tcW w:w="2381" w:type="dxa"/>
            <w:vAlign w:val="center"/>
          </w:tcPr>
          <w:p w14:paraId="1EFB8CD9" w14:textId="77777777" w:rsidR="00C75E0C" w:rsidRPr="00F54271" w:rsidRDefault="00C75E0C" w:rsidP="008A27B1">
            <w:pPr>
              <w:rPr>
                <w:rFonts w:cs="Times New Roman"/>
                <w:b/>
                <w:bCs/>
                <w:szCs w:val="24"/>
              </w:rPr>
            </w:pPr>
            <w:r w:rsidRPr="00F54271">
              <w:rPr>
                <w:rFonts w:cs="Times New Roman"/>
                <w:b/>
                <w:bCs/>
                <w:szCs w:val="24"/>
              </w:rPr>
              <w:t>Post conditions:</w:t>
            </w:r>
          </w:p>
        </w:tc>
        <w:tc>
          <w:tcPr>
            <w:tcW w:w="6655" w:type="dxa"/>
            <w:gridSpan w:val="2"/>
            <w:vAlign w:val="center"/>
          </w:tcPr>
          <w:p w14:paraId="33571954" w14:textId="372C085E" w:rsidR="00C75E0C" w:rsidRPr="00F54271" w:rsidRDefault="009D0603" w:rsidP="008A27B1">
            <w:pPr>
              <w:rPr>
                <w:rFonts w:cs="Times New Roman"/>
                <w:szCs w:val="24"/>
              </w:rPr>
            </w:pPr>
            <w:r>
              <w:rPr>
                <w:rFonts w:cs="Times New Roman"/>
                <w:szCs w:val="24"/>
              </w:rPr>
              <w:t>Passenger knows the bus is near to the bus stop</w:t>
            </w:r>
          </w:p>
        </w:tc>
      </w:tr>
      <w:tr w:rsidR="00C75E0C" w:rsidRPr="00C25580" w14:paraId="691009FD" w14:textId="77777777" w:rsidTr="008A27B1">
        <w:trPr>
          <w:trHeight w:val="395"/>
        </w:trPr>
        <w:tc>
          <w:tcPr>
            <w:tcW w:w="2381" w:type="dxa"/>
            <w:vAlign w:val="center"/>
          </w:tcPr>
          <w:p w14:paraId="7D908892" w14:textId="77777777" w:rsidR="00C75E0C" w:rsidRPr="00F54271" w:rsidRDefault="00C75E0C" w:rsidP="008A27B1">
            <w:pPr>
              <w:rPr>
                <w:rFonts w:cs="Times New Roman"/>
                <w:b/>
                <w:bCs/>
                <w:szCs w:val="24"/>
              </w:rPr>
            </w:pPr>
            <w:r w:rsidRPr="00F54271">
              <w:rPr>
                <w:rFonts w:cs="Times New Roman"/>
                <w:b/>
                <w:bCs/>
                <w:szCs w:val="24"/>
              </w:rPr>
              <w:t>Special Requirements:</w:t>
            </w:r>
          </w:p>
        </w:tc>
        <w:tc>
          <w:tcPr>
            <w:tcW w:w="6655" w:type="dxa"/>
            <w:gridSpan w:val="2"/>
            <w:vAlign w:val="center"/>
          </w:tcPr>
          <w:p w14:paraId="2CD456BB" w14:textId="77777777" w:rsidR="00C75E0C" w:rsidRPr="00F54271" w:rsidRDefault="00C75E0C" w:rsidP="008A27B1">
            <w:pPr>
              <w:rPr>
                <w:rFonts w:cs="Times New Roman"/>
                <w:szCs w:val="24"/>
              </w:rPr>
            </w:pPr>
          </w:p>
        </w:tc>
      </w:tr>
      <w:tr w:rsidR="00C75E0C" w:rsidRPr="00C25580" w14:paraId="1593E834" w14:textId="77777777" w:rsidTr="008A27B1">
        <w:trPr>
          <w:trHeight w:val="503"/>
        </w:trPr>
        <w:tc>
          <w:tcPr>
            <w:tcW w:w="9036" w:type="dxa"/>
            <w:gridSpan w:val="3"/>
            <w:vAlign w:val="center"/>
          </w:tcPr>
          <w:p w14:paraId="275C28BF" w14:textId="77777777" w:rsidR="00C75E0C" w:rsidRPr="00F54271" w:rsidRDefault="00C75E0C" w:rsidP="008A27B1">
            <w:pPr>
              <w:jc w:val="center"/>
              <w:rPr>
                <w:rFonts w:cs="Times New Roman"/>
                <w:b/>
                <w:bCs/>
                <w:szCs w:val="24"/>
              </w:rPr>
            </w:pPr>
            <w:r w:rsidRPr="00F54271">
              <w:rPr>
                <w:rFonts w:cs="Times New Roman"/>
                <w:b/>
                <w:bCs/>
                <w:szCs w:val="24"/>
              </w:rPr>
              <w:t>Flow of Event</w:t>
            </w:r>
          </w:p>
        </w:tc>
      </w:tr>
      <w:tr w:rsidR="00C75E0C" w:rsidRPr="00C25580" w14:paraId="5043EE02" w14:textId="77777777" w:rsidTr="008A27B1">
        <w:trPr>
          <w:trHeight w:val="449"/>
        </w:trPr>
        <w:tc>
          <w:tcPr>
            <w:tcW w:w="4417" w:type="dxa"/>
            <w:gridSpan w:val="2"/>
            <w:vAlign w:val="center"/>
          </w:tcPr>
          <w:p w14:paraId="663FCAEF" w14:textId="35929671" w:rsidR="00C75E0C" w:rsidRPr="00F54271" w:rsidRDefault="009D0603" w:rsidP="008A27B1">
            <w:pPr>
              <w:jc w:val="center"/>
              <w:rPr>
                <w:rFonts w:cs="Times New Roman"/>
                <w:b/>
                <w:bCs/>
                <w:szCs w:val="24"/>
              </w:rPr>
            </w:pPr>
            <w:r>
              <w:rPr>
                <w:rFonts w:cs="Times New Roman"/>
                <w:b/>
                <w:bCs/>
                <w:szCs w:val="24"/>
              </w:rPr>
              <w:t>Passenger</w:t>
            </w:r>
            <w:r w:rsidR="00C75E0C" w:rsidRPr="00F54271">
              <w:rPr>
                <w:rFonts w:cs="Times New Roman"/>
                <w:b/>
                <w:bCs/>
                <w:szCs w:val="24"/>
              </w:rPr>
              <w:t xml:space="preserve"> Actions</w:t>
            </w:r>
          </w:p>
        </w:tc>
        <w:tc>
          <w:tcPr>
            <w:tcW w:w="4619" w:type="dxa"/>
            <w:vAlign w:val="center"/>
          </w:tcPr>
          <w:p w14:paraId="38592DEF" w14:textId="77777777" w:rsidR="00C75E0C" w:rsidRPr="00F54271" w:rsidRDefault="00C75E0C" w:rsidP="008A27B1">
            <w:pPr>
              <w:jc w:val="center"/>
              <w:rPr>
                <w:rFonts w:cs="Times New Roman"/>
                <w:b/>
                <w:bCs/>
                <w:szCs w:val="24"/>
              </w:rPr>
            </w:pPr>
            <w:r>
              <w:rPr>
                <w:rFonts w:cs="Times New Roman"/>
                <w:b/>
                <w:bCs/>
                <w:szCs w:val="24"/>
              </w:rPr>
              <w:t xml:space="preserve">Driver/conductor </w:t>
            </w:r>
            <w:r w:rsidRPr="00F54271">
              <w:rPr>
                <w:rFonts w:cs="Times New Roman"/>
                <w:b/>
                <w:bCs/>
                <w:szCs w:val="24"/>
              </w:rPr>
              <w:t>Response</w:t>
            </w:r>
          </w:p>
        </w:tc>
      </w:tr>
      <w:tr w:rsidR="00C75E0C" w:rsidRPr="00C25580" w14:paraId="272316C5" w14:textId="77777777" w:rsidTr="008A27B1">
        <w:trPr>
          <w:trHeight w:val="162"/>
        </w:trPr>
        <w:tc>
          <w:tcPr>
            <w:tcW w:w="4417" w:type="dxa"/>
            <w:gridSpan w:val="2"/>
          </w:tcPr>
          <w:p w14:paraId="224864F3" w14:textId="547CDDB7" w:rsidR="00C75E0C" w:rsidRPr="00F54271" w:rsidRDefault="009D0603" w:rsidP="008A27B1">
            <w:pPr>
              <w:ind w:left="270" w:hanging="270"/>
              <w:rPr>
                <w:rFonts w:cs="Times New Roman"/>
                <w:szCs w:val="24"/>
              </w:rPr>
            </w:pPr>
            <w:r>
              <w:rPr>
                <w:rFonts w:cs="Times New Roman"/>
                <w:szCs w:val="24"/>
              </w:rPr>
              <w:t>2.make a confirmation of the bus location</w:t>
            </w:r>
          </w:p>
          <w:p w14:paraId="4E559352" w14:textId="77777777" w:rsidR="00C75E0C" w:rsidRPr="00F54271" w:rsidRDefault="00C75E0C" w:rsidP="008A27B1">
            <w:pPr>
              <w:ind w:left="270" w:hanging="270"/>
              <w:rPr>
                <w:rFonts w:cs="Times New Roman"/>
                <w:szCs w:val="24"/>
              </w:rPr>
            </w:pPr>
          </w:p>
          <w:p w14:paraId="440190D9" w14:textId="77777777" w:rsidR="00C75E0C" w:rsidRPr="00F54271" w:rsidRDefault="00C75E0C" w:rsidP="008A27B1">
            <w:pPr>
              <w:rPr>
                <w:rFonts w:cs="Times New Roman"/>
                <w:szCs w:val="24"/>
              </w:rPr>
            </w:pPr>
          </w:p>
        </w:tc>
        <w:tc>
          <w:tcPr>
            <w:tcW w:w="4619" w:type="dxa"/>
          </w:tcPr>
          <w:p w14:paraId="3EF3B993" w14:textId="7870C36A" w:rsidR="00C75E0C" w:rsidRPr="00F54271" w:rsidRDefault="009D0603" w:rsidP="008A27B1">
            <w:pPr>
              <w:ind w:left="342" w:right="180" w:hanging="255"/>
              <w:jc w:val="left"/>
              <w:rPr>
                <w:rFonts w:cs="Times New Roman"/>
                <w:szCs w:val="24"/>
              </w:rPr>
            </w:pPr>
            <w:r>
              <w:rPr>
                <w:rFonts w:cs="Times New Roman"/>
                <w:szCs w:val="24"/>
              </w:rPr>
              <w:t>1.call back to the passenger and letting know the current location of the bus</w:t>
            </w:r>
          </w:p>
        </w:tc>
      </w:tr>
    </w:tbl>
    <w:p w14:paraId="6AA84EBE" w14:textId="1095C1CB" w:rsidR="00C75E0C" w:rsidRDefault="00C75E0C" w:rsidP="00B75AC0">
      <w:pPr>
        <w:tabs>
          <w:tab w:val="right" w:pos="8821"/>
        </w:tabs>
      </w:pPr>
    </w:p>
    <w:p w14:paraId="5C383746" w14:textId="21EBBFB1" w:rsidR="00325A6A" w:rsidRDefault="00325A6A" w:rsidP="00325A6A">
      <w:pPr>
        <w:pStyle w:val="Heading2"/>
      </w:pPr>
      <w:bookmarkStart w:id="30" w:name="_Toc57981343"/>
      <w:r>
        <w:t>User Requirements</w:t>
      </w:r>
      <w:bookmarkEnd w:id="30"/>
      <w:r>
        <w:t xml:space="preserve"> </w:t>
      </w:r>
    </w:p>
    <w:p w14:paraId="6C25A910" w14:textId="62967B16" w:rsidR="00325A6A" w:rsidRDefault="004976E7" w:rsidP="00325A6A">
      <w:pPr>
        <w:pStyle w:val="ListParagraph"/>
        <w:numPr>
          <w:ilvl w:val="0"/>
          <w:numId w:val="42"/>
        </w:numPr>
        <w:jc w:val="left"/>
      </w:pPr>
      <w:r>
        <w:t>Passenger wants to know the real-time location of the bus</w:t>
      </w:r>
    </w:p>
    <w:p w14:paraId="41FCD548" w14:textId="2D3CC375" w:rsidR="004976E7" w:rsidRDefault="004976E7" w:rsidP="00325A6A">
      <w:pPr>
        <w:pStyle w:val="ListParagraph"/>
        <w:numPr>
          <w:ilvl w:val="0"/>
          <w:numId w:val="42"/>
        </w:numPr>
        <w:jc w:val="left"/>
      </w:pPr>
      <w:r>
        <w:t xml:space="preserve">Passenger wants to know </w:t>
      </w:r>
      <w:r w:rsidR="00096B99">
        <w:t>are there any available seats on the bus</w:t>
      </w:r>
    </w:p>
    <w:p w14:paraId="661FA299" w14:textId="1632FCE9" w:rsidR="00096B99" w:rsidRDefault="00096B99" w:rsidP="00325A6A">
      <w:pPr>
        <w:pStyle w:val="ListParagraph"/>
        <w:numPr>
          <w:ilvl w:val="0"/>
          <w:numId w:val="42"/>
        </w:numPr>
        <w:jc w:val="left"/>
      </w:pPr>
      <w:r>
        <w:t>Passenger wants to book seats if there are seats to book</w:t>
      </w:r>
    </w:p>
    <w:p w14:paraId="762225A4" w14:textId="4EE5A7F0" w:rsidR="00096B99" w:rsidRDefault="00096B99" w:rsidP="00325A6A">
      <w:pPr>
        <w:pStyle w:val="ListParagraph"/>
        <w:numPr>
          <w:ilvl w:val="0"/>
          <w:numId w:val="42"/>
        </w:numPr>
        <w:jc w:val="left"/>
      </w:pPr>
      <w:r>
        <w:t>Passenger wants to know</w:t>
      </w:r>
      <w:r>
        <w:t xml:space="preserve"> the time of the bus that reach to the bus stop</w:t>
      </w:r>
    </w:p>
    <w:p w14:paraId="5B6893DA" w14:textId="77777777" w:rsidR="00096B99" w:rsidRDefault="00096B99" w:rsidP="00096B99">
      <w:pPr>
        <w:pStyle w:val="ListParagraph"/>
        <w:jc w:val="left"/>
      </w:pPr>
    </w:p>
    <w:p w14:paraId="5FD19DD8" w14:textId="354CBBD7" w:rsidR="00325A6A" w:rsidRDefault="00325A6A" w:rsidP="00B75AC0">
      <w:pPr>
        <w:tabs>
          <w:tab w:val="right" w:pos="8821"/>
        </w:tabs>
      </w:pPr>
    </w:p>
    <w:p w14:paraId="5BCEFFD2" w14:textId="47F29D49" w:rsidR="00325A6A" w:rsidRDefault="00325A6A" w:rsidP="00B75AC0">
      <w:pPr>
        <w:tabs>
          <w:tab w:val="right" w:pos="8821"/>
        </w:tabs>
      </w:pPr>
    </w:p>
    <w:p w14:paraId="4188D3BC" w14:textId="184ACD6A" w:rsidR="00325A6A" w:rsidRDefault="00325A6A" w:rsidP="00B75AC0">
      <w:pPr>
        <w:tabs>
          <w:tab w:val="right" w:pos="8821"/>
        </w:tabs>
      </w:pPr>
    </w:p>
    <w:p w14:paraId="08B715BB" w14:textId="77777777" w:rsidR="00325A6A" w:rsidRPr="00C24E35" w:rsidRDefault="00325A6A" w:rsidP="00B75AC0">
      <w:pPr>
        <w:tabs>
          <w:tab w:val="right" w:pos="8821"/>
        </w:tabs>
      </w:pPr>
    </w:p>
    <w:p w14:paraId="1DBCD5B6" w14:textId="567E3F64" w:rsidR="00B75AC0" w:rsidRDefault="008346EC" w:rsidP="00B75AC0">
      <w:pPr>
        <w:pStyle w:val="Heading2"/>
      </w:pPr>
      <w:bookmarkStart w:id="31" w:name="_Toc57981344"/>
      <w:r>
        <w:t>Summary</w:t>
      </w:r>
      <w:bookmarkEnd w:id="31"/>
    </w:p>
    <w:p w14:paraId="17BCB014" w14:textId="3864907B" w:rsidR="00305F7D" w:rsidRDefault="00305F7D" w:rsidP="00305F7D">
      <w:r>
        <w:t>In this chapter we talked about the system analysis of the projected system. Identification of the past attempts of this kind of systems and collect requirement from the current system is complete in this phase.</w:t>
      </w:r>
    </w:p>
    <w:p w14:paraId="3CBBB5ED" w14:textId="77777777" w:rsidR="00305F7D" w:rsidRDefault="00305F7D" w:rsidP="00305F7D">
      <w:r>
        <w:t>According to the analysis of the existing system, I drown create a use case diagram for the existing system.</w:t>
      </w:r>
    </w:p>
    <w:p w14:paraId="083F1A98" w14:textId="39151FFD" w:rsidR="00305F7D" w:rsidRDefault="00305F7D" w:rsidP="00305F7D">
      <w:r>
        <w:t xml:space="preserve">The next chapter is System </w:t>
      </w:r>
      <w:r w:rsidR="00FD653A">
        <w:t xml:space="preserve">design, </w:t>
      </w:r>
      <w:r w:rsidR="00883F4A">
        <w:t xml:space="preserve">and </w:t>
      </w:r>
      <w:r>
        <w:t xml:space="preserve">we are talking about the system architecture and use case diagram and class diagram for the proposed System. </w:t>
      </w:r>
    </w:p>
    <w:p w14:paraId="531B28B9" w14:textId="37DE1011" w:rsidR="009D0603" w:rsidRDefault="008346EC" w:rsidP="00AA4416">
      <w:r>
        <w:t xml:space="preserve">. </w:t>
      </w:r>
    </w:p>
    <w:p w14:paraId="63CA34CC" w14:textId="6EC82D1D" w:rsidR="00CF58AE" w:rsidRPr="00344148" w:rsidRDefault="00CF58AE" w:rsidP="00117630">
      <w:pPr>
        <w:pStyle w:val="chapter"/>
      </w:pPr>
      <w:bookmarkStart w:id="32" w:name="_Toc57981345"/>
      <w:r w:rsidRPr="00344148">
        <w:lastRenderedPageBreak/>
        <w:t>Chapter 0</w:t>
      </w:r>
      <w:r w:rsidR="00344148">
        <w:t>3</w:t>
      </w:r>
      <w:bookmarkEnd w:id="32"/>
    </w:p>
    <w:p w14:paraId="5F5867D9" w14:textId="77777777" w:rsidR="00427465" w:rsidRPr="00631431" w:rsidRDefault="00427465" w:rsidP="00341891">
      <w:pPr>
        <w:pStyle w:val="Heading1"/>
      </w:pPr>
      <w:bookmarkStart w:id="33" w:name="_Toc57981346"/>
      <w:r w:rsidRPr="00631431">
        <w:t>SYSTEM DESIGN</w:t>
      </w:r>
      <w:bookmarkEnd w:id="33"/>
    </w:p>
    <w:p w14:paraId="5D94E5B1" w14:textId="77777777" w:rsidR="00427465" w:rsidRPr="000F0C1E" w:rsidRDefault="00427465" w:rsidP="00341891">
      <w:pPr>
        <w:pStyle w:val="Heading2"/>
      </w:pPr>
      <w:bookmarkStart w:id="34" w:name="_Toc57981347"/>
      <w:r w:rsidRPr="000F0C1E">
        <w:t>Introduction</w:t>
      </w:r>
      <w:bookmarkEnd w:id="34"/>
    </w:p>
    <w:p w14:paraId="343CACCA" w14:textId="7110B764" w:rsidR="00305F7D" w:rsidRDefault="00883F4A" w:rsidP="00305F7D">
      <w:pPr>
        <w:rPr>
          <w:rFonts w:cs="Times New Roman"/>
          <w:szCs w:val="24"/>
        </w:rPr>
      </w:pPr>
      <w:r>
        <w:rPr>
          <w:rFonts w:cs="Times New Roman"/>
          <w:szCs w:val="24"/>
        </w:rPr>
        <w:t>The proposed system is totally depending on the mobile device’s services and Firebase functions.</w:t>
      </w:r>
      <w:r w:rsidR="00305F7D" w:rsidRPr="00FF38B8">
        <w:rPr>
          <w:rFonts w:cs="Times New Roman"/>
          <w:szCs w:val="24"/>
        </w:rPr>
        <w:t xml:space="preserve"> The system design will discuss in this chapter using use case diagrams, some use case narratives</w:t>
      </w:r>
      <w:r w:rsidR="00305F7D">
        <w:rPr>
          <w:rFonts w:cs="Times New Roman"/>
          <w:szCs w:val="24"/>
        </w:rPr>
        <w:t>,</w:t>
      </w:r>
      <w:r w:rsidR="00305F7D" w:rsidRPr="00FF38B8">
        <w:rPr>
          <w:rFonts w:cs="Times New Roman"/>
          <w:szCs w:val="24"/>
        </w:rPr>
        <w:t xml:space="preserve"> some Activity diagrams</w:t>
      </w:r>
      <w:r w:rsidR="00305F7D">
        <w:rPr>
          <w:rFonts w:cs="Times New Roman"/>
          <w:szCs w:val="24"/>
        </w:rPr>
        <w:t>,</w:t>
      </w:r>
      <w:r w:rsidR="00305F7D" w:rsidRPr="00FF38B8">
        <w:rPr>
          <w:rFonts w:cs="Times New Roman"/>
          <w:szCs w:val="24"/>
        </w:rPr>
        <w:t xml:space="preserve"> and </w:t>
      </w:r>
      <w:r w:rsidR="00305F7D">
        <w:rPr>
          <w:rFonts w:cs="Times New Roman"/>
          <w:szCs w:val="24"/>
        </w:rPr>
        <w:t>s</w:t>
      </w:r>
      <w:r w:rsidR="00305F7D" w:rsidRPr="00FF38B8">
        <w:rPr>
          <w:rFonts w:cs="Times New Roman"/>
          <w:szCs w:val="24"/>
        </w:rPr>
        <w:t xml:space="preserve">ystem architecture. </w:t>
      </w:r>
      <w:r w:rsidR="00305F7D">
        <w:rPr>
          <w:rFonts w:cs="Times New Roman"/>
          <w:szCs w:val="24"/>
        </w:rPr>
        <w:t>Functional requirements and non-functional requirements of the system are listed under</w:t>
      </w:r>
      <w:r w:rsidR="00305F7D" w:rsidRPr="009C7D60">
        <w:rPr>
          <w:rFonts w:cs="Times New Roman"/>
          <w:szCs w:val="24"/>
        </w:rPr>
        <w:t xml:space="preserve"> requirement specification</w:t>
      </w:r>
      <w:r w:rsidR="00305F7D">
        <w:rPr>
          <w:rFonts w:cs="Times New Roman"/>
          <w:szCs w:val="24"/>
        </w:rPr>
        <w:t xml:space="preserve"> section</w:t>
      </w:r>
      <w:r w:rsidR="00305F7D" w:rsidRPr="009C7D60">
        <w:rPr>
          <w:rFonts w:cs="Times New Roman"/>
          <w:szCs w:val="24"/>
        </w:rPr>
        <w:t>.</w:t>
      </w:r>
    </w:p>
    <w:p w14:paraId="5B8B0750" w14:textId="77777777" w:rsidR="005A391E" w:rsidRDefault="005A391E" w:rsidP="005A391E">
      <w:pPr>
        <w:pStyle w:val="Heading2"/>
      </w:pPr>
      <w:bookmarkStart w:id="35" w:name="_Toc57981348"/>
      <w:r>
        <w:t>Literature Survey</w:t>
      </w:r>
      <w:bookmarkEnd w:id="35"/>
    </w:p>
    <w:p w14:paraId="7FA46711" w14:textId="77777777" w:rsidR="005A391E" w:rsidRPr="004A22BE" w:rsidRDefault="005A391E" w:rsidP="005A391E">
      <w:pPr>
        <w:rPr>
          <w:rFonts w:cs="Times New Roman"/>
          <w:sz w:val="4"/>
          <w:szCs w:val="4"/>
        </w:rPr>
      </w:pPr>
    </w:p>
    <w:p w14:paraId="318080C7" w14:textId="215BE530" w:rsidR="005A391E" w:rsidRDefault="005A391E" w:rsidP="005A391E">
      <w:pPr>
        <w:rPr>
          <w:rFonts w:cs="Times New Roman"/>
          <w:szCs w:val="24"/>
        </w:rPr>
      </w:pPr>
      <w:r>
        <w:rPr>
          <w:rFonts w:cs="Times New Roman"/>
          <w:szCs w:val="24"/>
        </w:rPr>
        <w:t>There are some apps on Play Store</w:t>
      </w:r>
      <w:r w:rsidR="0098363C">
        <w:rPr>
          <w:rFonts w:cs="Times New Roman"/>
          <w:szCs w:val="24"/>
        </w:rPr>
        <w:t xml:space="preserve"> and Apple Apps Store</w:t>
      </w:r>
      <w:r>
        <w:rPr>
          <w:rFonts w:cs="Times New Roman"/>
          <w:szCs w:val="24"/>
        </w:rPr>
        <w:t xml:space="preserve"> for reservation seats but currently do not function as well as related purpose. One of these apps support booking a seat before only 24 hours from the departure time.</w:t>
      </w:r>
      <w:r w:rsidR="00447E72">
        <w:rPr>
          <w:rFonts w:cs="Times New Roman"/>
          <w:szCs w:val="24"/>
        </w:rPr>
        <w:t xml:space="preserve"> “SLTB EXPRESS”</w:t>
      </w:r>
      <w:r w:rsidR="009B5911">
        <w:rPr>
          <w:rFonts w:cs="Times New Roman"/>
          <w:szCs w:val="24"/>
        </w:rPr>
        <w:t xml:space="preserve"> and “Mybooking.lk” </w:t>
      </w:r>
      <w:r w:rsidR="00447E72">
        <w:rPr>
          <w:rFonts w:cs="Times New Roman"/>
          <w:szCs w:val="24"/>
        </w:rPr>
        <w:t>android app</w:t>
      </w:r>
      <w:r w:rsidR="009B5911">
        <w:rPr>
          <w:rFonts w:cs="Times New Roman"/>
          <w:szCs w:val="24"/>
        </w:rPr>
        <w:t>s</w:t>
      </w:r>
      <w:r w:rsidR="00447E72">
        <w:rPr>
          <w:rFonts w:cs="Times New Roman"/>
          <w:szCs w:val="24"/>
        </w:rPr>
        <w:t xml:space="preserve"> only support to long distance (Inter provincial) travelling and it should </w:t>
      </w:r>
      <w:r w:rsidR="00303C25">
        <w:rPr>
          <w:rFonts w:cs="Times New Roman"/>
          <w:szCs w:val="24"/>
        </w:rPr>
        <w:t>book</w:t>
      </w:r>
      <w:r w:rsidR="009B5911">
        <w:rPr>
          <w:rFonts w:cs="Times New Roman"/>
          <w:szCs w:val="24"/>
        </w:rPr>
        <w:t xml:space="preserve"> </w:t>
      </w:r>
      <w:r w:rsidR="00447E72">
        <w:rPr>
          <w:rFonts w:cs="Times New Roman"/>
          <w:szCs w:val="24"/>
        </w:rPr>
        <w:t>seat</w:t>
      </w:r>
      <w:r w:rsidR="009B5911">
        <w:rPr>
          <w:rFonts w:cs="Times New Roman"/>
          <w:szCs w:val="24"/>
        </w:rPr>
        <w:t>s</w:t>
      </w:r>
      <w:r w:rsidR="00447E72">
        <w:rPr>
          <w:rFonts w:cs="Times New Roman"/>
          <w:szCs w:val="24"/>
        </w:rPr>
        <w:t xml:space="preserve"> before 24 hours. </w:t>
      </w:r>
      <w:r>
        <w:rPr>
          <w:rFonts w:cs="Times New Roman"/>
          <w:szCs w:val="24"/>
        </w:rPr>
        <w:t xml:space="preserve">The National Transport Board has </w:t>
      </w:r>
      <w:r w:rsidR="00303C25">
        <w:rPr>
          <w:rFonts w:cs="Times New Roman"/>
          <w:szCs w:val="24"/>
        </w:rPr>
        <w:t xml:space="preserve">recently </w:t>
      </w:r>
      <w:r>
        <w:rPr>
          <w:rFonts w:cs="Times New Roman"/>
          <w:szCs w:val="24"/>
        </w:rPr>
        <w:t>launched an app</w:t>
      </w:r>
      <w:r w:rsidR="009D31CF">
        <w:rPr>
          <w:rFonts w:cs="Times New Roman"/>
          <w:szCs w:val="24"/>
        </w:rPr>
        <w:t xml:space="preserve"> MYBUS-SL</w:t>
      </w:r>
      <w:r>
        <w:rPr>
          <w:rFonts w:cs="Times New Roman"/>
          <w:szCs w:val="24"/>
        </w:rPr>
        <w:t xml:space="preserve">, </w:t>
      </w:r>
      <w:r w:rsidR="00EE07E6">
        <w:rPr>
          <w:rFonts w:cs="Times New Roman"/>
          <w:szCs w:val="24"/>
        </w:rPr>
        <w:t xml:space="preserve">and </w:t>
      </w:r>
      <w:r>
        <w:rPr>
          <w:rFonts w:cs="Times New Roman"/>
          <w:szCs w:val="24"/>
        </w:rPr>
        <w:t>its only shows the real time location of the bus and cannot find available seats on the bus.</w:t>
      </w:r>
      <w:r w:rsidR="0098363C">
        <w:rPr>
          <w:rFonts w:cs="Times New Roman"/>
          <w:szCs w:val="24"/>
        </w:rPr>
        <w:t xml:space="preserve"> Because of that there is a good </w:t>
      </w:r>
      <w:r w:rsidR="00BB047E">
        <w:rPr>
          <w:rFonts w:cs="Times New Roman"/>
          <w:szCs w:val="24"/>
        </w:rPr>
        <w:t>marketplace</w:t>
      </w:r>
      <w:r w:rsidR="0098363C">
        <w:rPr>
          <w:rFonts w:cs="Times New Roman"/>
          <w:szCs w:val="24"/>
        </w:rPr>
        <w:t xml:space="preserve"> to launch </w:t>
      </w:r>
      <w:r w:rsidR="00141AD6">
        <w:rPr>
          <w:rFonts w:cs="Times New Roman"/>
          <w:szCs w:val="24"/>
        </w:rPr>
        <w:t>a</w:t>
      </w:r>
      <w:r w:rsidR="0098363C">
        <w:rPr>
          <w:rFonts w:cs="Times New Roman"/>
          <w:szCs w:val="24"/>
        </w:rPr>
        <w:t xml:space="preserve"> </w:t>
      </w:r>
      <w:r w:rsidR="009B5911">
        <w:rPr>
          <w:rFonts w:cs="Times New Roman"/>
          <w:szCs w:val="24"/>
        </w:rPr>
        <w:t>mobile</w:t>
      </w:r>
      <w:r w:rsidR="0098363C">
        <w:rPr>
          <w:rFonts w:cs="Times New Roman"/>
          <w:szCs w:val="24"/>
        </w:rPr>
        <w:t xml:space="preserve"> app with </w:t>
      </w:r>
      <w:r w:rsidR="009B5911">
        <w:rPr>
          <w:rFonts w:cs="Times New Roman"/>
          <w:szCs w:val="24"/>
        </w:rPr>
        <w:t xml:space="preserve">real time </w:t>
      </w:r>
      <w:r w:rsidR="0098363C">
        <w:rPr>
          <w:rFonts w:cs="Times New Roman"/>
          <w:szCs w:val="24"/>
        </w:rPr>
        <w:t xml:space="preserve">tracking and </w:t>
      </w:r>
      <w:r w:rsidR="009B5911">
        <w:rPr>
          <w:rFonts w:cs="Times New Roman"/>
          <w:szCs w:val="24"/>
        </w:rPr>
        <w:t xml:space="preserve">seat </w:t>
      </w:r>
      <w:r w:rsidR="0098363C">
        <w:rPr>
          <w:rFonts w:cs="Times New Roman"/>
          <w:szCs w:val="24"/>
        </w:rPr>
        <w:t>booking facility in Sri Lanka.</w:t>
      </w:r>
    </w:p>
    <w:p w14:paraId="29D91AFA" w14:textId="61E1D497" w:rsidR="005A391E" w:rsidRDefault="005A391E" w:rsidP="005A391E">
      <w:pPr>
        <w:rPr>
          <w:rFonts w:cs="Times New Roman"/>
          <w:szCs w:val="24"/>
        </w:rPr>
      </w:pPr>
      <w:r>
        <w:rPr>
          <w:rFonts w:cs="Times New Roman"/>
          <w:szCs w:val="24"/>
        </w:rPr>
        <w:t>GPS is now available in smart phones and supports for the maps to find places and directions to the destinations. Using this service, we can find out current location of the device more accurately. This service is widely use in the world for the transport and online delivery systems.</w:t>
      </w:r>
    </w:p>
    <w:p w14:paraId="08ECA3A5" w14:textId="200D1CB2" w:rsidR="005A391E" w:rsidRDefault="005A391E" w:rsidP="005A391E">
      <w:pPr>
        <w:rPr>
          <w:rFonts w:cs="Times New Roman"/>
          <w:szCs w:val="24"/>
        </w:rPr>
      </w:pPr>
      <w:r>
        <w:rPr>
          <w:rFonts w:cs="Times New Roman"/>
          <w:szCs w:val="24"/>
        </w:rPr>
        <w:t xml:space="preserve">Android owned by Google and Google Map support the GPS function for the map functions. Firebase is a database maintain by the Google and it is most suitable to store and retrieve location data more accurately and timely. </w:t>
      </w:r>
    </w:p>
    <w:p w14:paraId="321291B0" w14:textId="7B11C50C" w:rsidR="0098363C" w:rsidRDefault="0098363C" w:rsidP="005A391E">
      <w:pPr>
        <w:rPr>
          <w:rFonts w:cs="Times New Roman"/>
          <w:szCs w:val="24"/>
        </w:rPr>
      </w:pPr>
      <w:r>
        <w:rPr>
          <w:rFonts w:cs="Times New Roman"/>
          <w:szCs w:val="24"/>
        </w:rPr>
        <w:t xml:space="preserve">The usage of android devices is larger than IOS devices, because there are many brands using android as the OS, can purchase affordable prices. The proposed system is designed according to the usage of mobile devices in the country. </w:t>
      </w:r>
    </w:p>
    <w:p w14:paraId="56A7E9D4" w14:textId="7577CEC6" w:rsidR="005A391E" w:rsidRDefault="005A391E" w:rsidP="005A391E">
      <w:pPr>
        <w:rPr>
          <w:rFonts w:cs="Times New Roman"/>
          <w:szCs w:val="24"/>
        </w:rPr>
      </w:pPr>
      <w:r>
        <w:rPr>
          <w:rFonts w:cs="Times New Roman"/>
          <w:szCs w:val="24"/>
        </w:rPr>
        <w:t>Android Studio is the tool supports to android app development.</w:t>
      </w:r>
    </w:p>
    <w:p w14:paraId="42DEBBB8" w14:textId="77777777" w:rsidR="001E3A65" w:rsidRDefault="005A391E" w:rsidP="00305F7D">
      <w:pPr>
        <w:rPr>
          <w:rFonts w:cs="Times New Roman"/>
          <w:szCs w:val="24"/>
        </w:rPr>
      </w:pPr>
      <w:r>
        <w:rPr>
          <w:rFonts w:cs="Times New Roman"/>
          <w:szCs w:val="24"/>
        </w:rPr>
        <w:t xml:space="preserve">The National Transport Board has established GPS tracking system to the public transport system to track the real-time location of the buses, but it is not applied to all the busses around </w:t>
      </w:r>
      <w:r>
        <w:rPr>
          <w:rFonts w:cs="Times New Roman"/>
          <w:szCs w:val="24"/>
        </w:rPr>
        <w:lastRenderedPageBreak/>
        <w:t>the country. Also, there is a practical problem regarding the application of the GPS system to the bus, if a bus breakdown on the road, another bus should replace to cover the route and maintain a stable transport system on the route. In this circumstance the replaced bus has systemized for another route. When tracking the location of the replaced bus, it shows different location. So, the main database should be updated according to the route.</w:t>
      </w:r>
    </w:p>
    <w:p w14:paraId="29587C07" w14:textId="75D4668B" w:rsidR="005A391E" w:rsidRDefault="005A391E" w:rsidP="00305F7D">
      <w:pPr>
        <w:rPr>
          <w:rFonts w:cs="Times New Roman"/>
          <w:szCs w:val="24"/>
        </w:rPr>
      </w:pPr>
      <w:r>
        <w:rPr>
          <w:rFonts w:cs="Times New Roman"/>
          <w:szCs w:val="24"/>
        </w:rPr>
        <w:t xml:space="preserve">  </w:t>
      </w:r>
    </w:p>
    <w:p w14:paraId="706EE77E" w14:textId="77777777" w:rsidR="001E3A65" w:rsidRDefault="001E3A65" w:rsidP="00305F7D">
      <w:pPr>
        <w:rPr>
          <w:rFonts w:cs="Times New Roman"/>
          <w:szCs w:val="24"/>
        </w:rPr>
      </w:pPr>
    </w:p>
    <w:tbl>
      <w:tblPr>
        <w:tblStyle w:val="TableGrid"/>
        <w:tblW w:w="9222" w:type="dxa"/>
        <w:tblLook w:val="04A0" w:firstRow="1" w:lastRow="0" w:firstColumn="1" w:lastColumn="0" w:noHBand="0" w:noVBand="1"/>
      </w:tblPr>
      <w:tblGrid>
        <w:gridCol w:w="2837"/>
        <w:gridCol w:w="2043"/>
        <w:gridCol w:w="2171"/>
        <w:gridCol w:w="2171"/>
      </w:tblGrid>
      <w:tr w:rsidR="00141AD6" w14:paraId="375F39F4" w14:textId="77777777" w:rsidTr="00141AD6">
        <w:trPr>
          <w:trHeight w:val="636"/>
        </w:trPr>
        <w:tc>
          <w:tcPr>
            <w:tcW w:w="2837" w:type="dxa"/>
            <w:vAlign w:val="center"/>
          </w:tcPr>
          <w:p w14:paraId="7A543FC5" w14:textId="69EDCDEF" w:rsidR="00141AD6" w:rsidRPr="00141AD6" w:rsidRDefault="00141AD6" w:rsidP="00141AD6">
            <w:pPr>
              <w:jc w:val="center"/>
              <w:rPr>
                <w:rFonts w:cs="Times New Roman"/>
                <w:b/>
                <w:bCs/>
                <w:szCs w:val="24"/>
              </w:rPr>
            </w:pPr>
            <w:r w:rsidRPr="00141AD6">
              <w:rPr>
                <w:rFonts w:cs="Times New Roman"/>
                <w:b/>
                <w:bCs/>
                <w:szCs w:val="24"/>
              </w:rPr>
              <w:t>REQUIREMENTS</w:t>
            </w:r>
          </w:p>
        </w:tc>
        <w:tc>
          <w:tcPr>
            <w:tcW w:w="2043" w:type="dxa"/>
            <w:vAlign w:val="center"/>
          </w:tcPr>
          <w:p w14:paraId="0D1F634D" w14:textId="1015E417" w:rsidR="00141AD6" w:rsidRPr="00141AD6" w:rsidRDefault="00141AD6" w:rsidP="00141AD6">
            <w:pPr>
              <w:jc w:val="center"/>
              <w:rPr>
                <w:rFonts w:cs="Times New Roman"/>
                <w:b/>
                <w:bCs/>
                <w:szCs w:val="24"/>
              </w:rPr>
            </w:pPr>
            <w:r w:rsidRPr="00141AD6">
              <w:rPr>
                <w:rFonts w:cs="Times New Roman"/>
                <w:b/>
                <w:bCs/>
                <w:szCs w:val="24"/>
              </w:rPr>
              <w:t>SLTB EXPRESS</w:t>
            </w:r>
          </w:p>
        </w:tc>
        <w:tc>
          <w:tcPr>
            <w:tcW w:w="2171" w:type="dxa"/>
            <w:vAlign w:val="center"/>
          </w:tcPr>
          <w:p w14:paraId="083148D5" w14:textId="26E33850" w:rsidR="00141AD6" w:rsidRPr="00141AD6" w:rsidRDefault="00141AD6" w:rsidP="00141AD6">
            <w:pPr>
              <w:jc w:val="center"/>
              <w:rPr>
                <w:rFonts w:cs="Times New Roman"/>
                <w:b/>
                <w:bCs/>
                <w:szCs w:val="24"/>
              </w:rPr>
            </w:pPr>
            <w:r w:rsidRPr="00141AD6">
              <w:rPr>
                <w:rFonts w:cs="Times New Roman"/>
                <w:b/>
                <w:bCs/>
                <w:szCs w:val="24"/>
              </w:rPr>
              <w:t>MYBUS-SL</w:t>
            </w:r>
          </w:p>
        </w:tc>
        <w:tc>
          <w:tcPr>
            <w:tcW w:w="2171" w:type="dxa"/>
            <w:vAlign w:val="center"/>
          </w:tcPr>
          <w:p w14:paraId="65C3CE45" w14:textId="4D6A2EEC" w:rsidR="00141AD6" w:rsidRPr="00141AD6" w:rsidRDefault="00141AD6" w:rsidP="00141AD6">
            <w:pPr>
              <w:jc w:val="center"/>
              <w:rPr>
                <w:rFonts w:cs="Times New Roman"/>
                <w:b/>
                <w:bCs/>
                <w:szCs w:val="24"/>
              </w:rPr>
            </w:pPr>
            <w:r w:rsidRPr="00141AD6">
              <w:rPr>
                <w:rFonts w:cs="Times New Roman"/>
                <w:b/>
                <w:bCs/>
                <w:szCs w:val="24"/>
              </w:rPr>
              <w:t>Mybooking.lk</w:t>
            </w:r>
          </w:p>
        </w:tc>
      </w:tr>
      <w:tr w:rsidR="00141AD6" w14:paraId="37952745" w14:textId="77777777" w:rsidTr="001E3A65">
        <w:trPr>
          <w:trHeight w:val="606"/>
        </w:trPr>
        <w:tc>
          <w:tcPr>
            <w:tcW w:w="2837" w:type="dxa"/>
          </w:tcPr>
          <w:p w14:paraId="5B3F0E05" w14:textId="0DC35AD7" w:rsidR="00141AD6" w:rsidRDefault="00141AD6" w:rsidP="00141AD6">
            <w:pPr>
              <w:rPr>
                <w:rFonts w:cs="Times New Roman"/>
                <w:szCs w:val="24"/>
              </w:rPr>
            </w:pPr>
            <w:r>
              <w:rPr>
                <w:rFonts w:cs="Times New Roman"/>
                <w:szCs w:val="24"/>
              </w:rPr>
              <w:t>Tracking the real-time location of the bus</w:t>
            </w:r>
          </w:p>
        </w:tc>
        <w:tc>
          <w:tcPr>
            <w:tcW w:w="2043" w:type="dxa"/>
            <w:vAlign w:val="center"/>
          </w:tcPr>
          <w:p w14:paraId="1D09C17E" w14:textId="53AB88FB" w:rsidR="00141AD6" w:rsidRDefault="00141AD6" w:rsidP="001E3A65">
            <w:pPr>
              <w:jc w:val="center"/>
              <w:rPr>
                <w:rFonts w:cs="Times New Roman"/>
                <w:szCs w:val="24"/>
              </w:rPr>
            </w:pPr>
            <w:r>
              <w:rPr>
                <w:rFonts w:cs="Times New Roman"/>
                <w:szCs w:val="24"/>
              </w:rPr>
              <w:t>No</w:t>
            </w:r>
          </w:p>
        </w:tc>
        <w:tc>
          <w:tcPr>
            <w:tcW w:w="2171" w:type="dxa"/>
            <w:vAlign w:val="center"/>
          </w:tcPr>
          <w:p w14:paraId="1A50B2ED" w14:textId="4805D0A2" w:rsidR="00141AD6" w:rsidRDefault="00141AD6" w:rsidP="001E3A65">
            <w:pPr>
              <w:jc w:val="center"/>
              <w:rPr>
                <w:rFonts w:cs="Times New Roman"/>
                <w:szCs w:val="24"/>
              </w:rPr>
            </w:pPr>
            <w:r>
              <w:rPr>
                <w:rFonts w:cs="Times New Roman"/>
                <w:szCs w:val="24"/>
              </w:rPr>
              <w:t>No</w:t>
            </w:r>
          </w:p>
        </w:tc>
        <w:tc>
          <w:tcPr>
            <w:tcW w:w="2171" w:type="dxa"/>
            <w:vAlign w:val="center"/>
          </w:tcPr>
          <w:p w14:paraId="24ECF1C3" w14:textId="13ABCB60" w:rsidR="00141AD6" w:rsidRDefault="00141AD6" w:rsidP="001E3A65">
            <w:pPr>
              <w:jc w:val="center"/>
              <w:rPr>
                <w:rFonts w:cs="Times New Roman"/>
                <w:szCs w:val="24"/>
              </w:rPr>
            </w:pPr>
            <w:r>
              <w:rPr>
                <w:rFonts w:cs="Times New Roman"/>
                <w:szCs w:val="24"/>
              </w:rPr>
              <w:t>No</w:t>
            </w:r>
          </w:p>
        </w:tc>
      </w:tr>
      <w:tr w:rsidR="00141AD6" w14:paraId="5D53F4F9" w14:textId="77777777" w:rsidTr="001E3A65">
        <w:trPr>
          <w:trHeight w:val="624"/>
        </w:trPr>
        <w:tc>
          <w:tcPr>
            <w:tcW w:w="2837" w:type="dxa"/>
          </w:tcPr>
          <w:p w14:paraId="70105469" w14:textId="6C1C3C60" w:rsidR="00141AD6" w:rsidRDefault="00141AD6" w:rsidP="00325A6A">
            <w:pPr>
              <w:rPr>
                <w:rFonts w:cs="Times New Roman"/>
                <w:szCs w:val="24"/>
              </w:rPr>
            </w:pPr>
            <w:r>
              <w:rPr>
                <w:rFonts w:cs="Times New Roman"/>
                <w:szCs w:val="24"/>
              </w:rPr>
              <w:t>Provide booking Service</w:t>
            </w:r>
          </w:p>
        </w:tc>
        <w:tc>
          <w:tcPr>
            <w:tcW w:w="2043" w:type="dxa"/>
            <w:vAlign w:val="center"/>
          </w:tcPr>
          <w:p w14:paraId="3D8331E3" w14:textId="64B49592" w:rsidR="00141AD6" w:rsidRDefault="00141AD6" w:rsidP="001E3A65">
            <w:pPr>
              <w:jc w:val="center"/>
              <w:rPr>
                <w:rFonts w:cs="Times New Roman"/>
                <w:szCs w:val="24"/>
              </w:rPr>
            </w:pPr>
            <w:r>
              <w:rPr>
                <w:rFonts w:cs="Times New Roman"/>
                <w:szCs w:val="24"/>
              </w:rPr>
              <w:t>Yes</w:t>
            </w:r>
          </w:p>
        </w:tc>
        <w:tc>
          <w:tcPr>
            <w:tcW w:w="2171" w:type="dxa"/>
            <w:vAlign w:val="center"/>
          </w:tcPr>
          <w:p w14:paraId="6D1DA11C" w14:textId="58406993" w:rsidR="00141AD6" w:rsidRDefault="00141AD6" w:rsidP="001E3A65">
            <w:pPr>
              <w:jc w:val="center"/>
              <w:rPr>
                <w:rFonts w:cs="Times New Roman"/>
                <w:szCs w:val="24"/>
              </w:rPr>
            </w:pPr>
            <w:r>
              <w:rPr>
                <w:rFonts w:cs="Times New Roman"/>
                <w:szCs w:val="24"/>
              </w:rPr>
              <w:t>Yes</w:t>
            </w:r>
          </w:p>
        </w:tc>
        <w:tc>
          <w:tcPr>
            <w:tcW w:w="2171" w:type="dxa"/>
            <w:vAlign w:val="center"/>
          </w:tcPr>
          <w:p w14:paraId="24BAB299" w14:textId="54F43689" w:rsidR="00141AD6" w:rsidRDefault="00141AD6" w:rsidP="001E3A65">
            <w:pPr>
              <w:jc w:val="center"/>
              <w:rPr>
                <w:rFonts w:cs="Times New Roman"/>
                <w:szCs w:val="24"/>
              </w:rPr>
            </w:pPr>
            <w:r>
              <w:rPr>
                <w:rFonts w:cs="Times New Roman"/>
                <w:szCs w:val="24"/>
              </w:rPr>
              <w:t>Yes</w:t>
            </w:r>
          </w:p>
        </w:tc>
      </w:tr>
      <w:tr w:rsidR="00141AD6" w14:paraId="46A5BCCC" w14:textId="77777777" w:rsidTr="001E3A65">
        <w:trPr>
          <w:trHeight w:val="606"/>
        </w:trPr>
        <w:tc>
          <w:tcPr>
            <w:tcW w:w="2837" w:type="dxa"/>
          </w:tcPr>
          <w:p w14:paraId="78E9E958" w14:textId="35E3879D" w:rsidR="00141AD6" w:rsidRDefault="00141AD6" w:rsidP="00325A6A">
            <w:pPr>
              <w:rPr>
                <w:rFonts w:cs="Times New Roman"/>
                <w:szCs w:val="24"/>
              </w:rPr>
            </w:pPr>
            <w:r>
              <w:rPr>
                <w:rFonts w:cs="Times New Roman"/>
                <w:szCs w:val="24"/>
              </w:rPr>
              <w:t>Provide real-time booking service</w:t>
            </w:r>
          </w:p>
        </w:tc>
        <w:tc>
          <w:tcPr>
            <w:tcW w:w="2043" w:type="dxa"/>
            <w:vAlign w:val="center"/>
          </w:tcPr>
          <w:p w14:paraId="40A9BC98" w14:textId="0D555584" w:rsidR="00141AD6" w:rsidRDefault="00141AD6" w:rsidP="001E3A65">
            <w:pPr>
              <w:jc w:val="center"/>
              <w:rPr>
                <w:rFonts w:cs="Times New Roman"/>
                <w:szCs w:val="24"/>
              </w:rPr>
            </w:pPr>
            <w:r>
              <w:rPr>
                <w:rFonts w:cs="Times New Roman"/>
                <w:szCs w:val="24"/>
              </w:rPr>
              <w:t>No</w:t>
            </w:r>
          </w:p>
        </w:tc>
        <w:tc>
          <w:tcPr>
            <w:tcW w:w="2171" w:type="dxa"/>
            <w:vAlign w:val="center"/>
          </w:tcPr>
          <w:p w14:paraId="4AB4F526" w14:textId="1DBE50F8" w:rsidR="00141AD6" w:rsidRDefault="00141AD6" w:rsidP="001E3A65">
            <w:pPr>
              <w:jc w:val="center"/>
              <w:rPr>
                <w:rFonts w:cs="Times New Roman"/>
                <w:szCs w:val="24"/>
              </w:rPr>
            </w:pPr>
            <w:r>
              <w:rPr>
                <w:rFonts w:cs="Times New Roman"/>
                <w:szCs w:val="24"/>
              </w:rPr>
              <w:t>No</w:t>
            </w:r>
          </w:p>
        </w:tc>
        <w:tc>
          <w:tcPr>
            <w:tcW w:w="2171" w:type="dxa"/>
            <w:vAlign w:val="center"/>
          </w:tcPr>
          <w:p w14:paraId="1B2D9C28" w14:textId="2934ED6C" w:rsidR="00141AD6" w:rsidRDefault="00141AD6" w:rsidP="001E3A65">
            <w:pPr>
              <w:jc w:val="center"/>
              <w:rPr>
                <w:rFonts w:cs="Times New Roman"/>
                <w:szCs w:val="24"/>
              </w:rPr>
            </w:pPr>
            <w:r>
              <w:rPr>
                <w:rFonts w:cs="Times New Roman"/>
                <w:szCs w:val="24"/>
              </w:rPr>
              <w:t>No</w:t>
            </w:r>
          </w:p>
        </w:tc>
      </w:tr>
      <w:tr w:rsidR="00141AD6" w14:paraId="4E64DB0E" w14:textId="77777777" w:rsidTr="001E3A65">
        <w:trPr>
          <w:trHeight w:val="606"/>
        </w:trPr>
        <w:tc>
          <w:tcPr>
            <w:tcW w:w="2837" w:type="dxa"/>
          </w:tcPr>
          <w:p w14:paraId="5F48A9C9" w14:textId="3945D6CC" w:rsidR="00141AD6" w:rsidRDefault="00141AD6" w:rsidP="00325A6A">
            <w:pPr>
              <w:rPr>
                <w:rFonts w:cs="Times New Roman"/>
                <w:szCs w:val="24"/>
              </w:rPr>
            </w:pPr>
            <w:r>
              <w:rPr>
                <w:rFonts w:cs="Times New Roman"/>
                <w:szCs w:val="24"/>
              </w:rPr>
              <w:t xml:space="preserve">View the real-time available seat count on the bus </w:t>
            </w:r>
          </w:p>
        </w:tc>
        <w:tc>
          <w:tcPr>
            <w:tcW w:w="2043" w:type="dxa"/>
            <w:vAlign w:val="center"/>
          </w:tcPr>
          <w:p w14:paraId="01A66F65" w14:textId="43383A22" w:rsidR="00141AD6" w:rsidRDefault="001E3A65" w:rsidP="001E3A65">
            <w:pPr>
              <w:jc w:val="center"/>
              <w:rPr>
                <w:rFonts w:cs="Times New Roman"/>
                <w:szCs w:val="24"/>
              </w:rPr>
            </w:pPr>
            <w:r>
              <w:rPr>
                <w:rFonts w:cs="Times New Roman"/>
                <w:szCs w:val="24"/>
              </w:rPr>
              <w:t>No</w:t>
            </w:r>
          </w:p>
        </w:tc>
        <w:tc>
          <w:tcPr>
            <w:tcW w:w="2171" w:type="dxa"/>
            <w:vAlign w:val="center"/>
          </w:tcPr>
          <w:p w14:paraId="690C3454" w14:textId="5F1B0B9B" w:rsidR="00141AD6" w:rsidRDefault="001E3A65" w:rsidP="001E3A65">
            <w:pPr>
              <w:jc w:val="center"/>
              <w:rPr>
                <w:rFonts w:cs="Times New Roman"/>
                <w:szCs w:val="24"/>
              </w:rPr>
            </w:pPr>
            <w:r>
              <w:rPr>
                <w:rFonts w:cs="Times New Roman"/>
                <w:szCs w:val="24"/>
              </w:rPr>
              <w:t>No</w:t>
            </w:r>
          </w:p>
        </w:tc>
        <w:tc>
          <w:tcPr>
            <w:tcW w:w="2171" w:type="dxa"/>
            <w:vAlign w:val="center"/>
          </w:tcPr>
          <w:p w14:paraId="14407507" w14:textId="2B9930AC" w:rsidR="00141AD6" w:rsidRDefault="001E3A65" w:rsidP="001E3A65">
            <w:pPr>
              <w:jc w:val="center"/>
              <w:rPr>
                <w:rFonts w:cs="Times New Roman"/>
                <w:szCs w:val="24"/>
              </w:rPr>
            </w:pPr>
            <w:r>
              <w:rPr>
                <w:rFonts w:cs="Times New Roman"/>
                <w:szCs w:val="24"/>
              </w:rPr>
              <w:t>No</w:t>
            </w:r>
          </w:p>
        </w:tc>
      </w:tr>
    </w:tbl>
    <w:p w14:paraId="51713A73" w14:textId="56133A0E" w:rsidR="00F75D75" w:rsidRDefault="005E3BBB" w:rsidP="00305F7D">
      <w:pPr>
        <w:rPr>
          <w:rFonts w:cs="Times New Roman"/>
          <w:szCs w:val="24"/>
        </w:rPr>
      </w:pPr>
      <w:r>
        <w:rPr>
          <w:rFonts w:cs="Times New Roman"/>
          <w:noProof/>
          <w:szCs w:val="24"/>
        </w:rPr>
        <mc:AlternateContent>
          <mc:Choice Requires="wps">
            <w:drawing>
              <wp:anchor distT="0" distB="0" distL="114300" distR="114300" simplePos="0" relativeHeight="251681280" behindDoc="0" locked="0" layoutInCell="1" allowOverlap="1" wp14:anchorId="20D82502" wp14:editId="284ABBCC">
                <wp:simplePos x="0" y="0"/>
                <wp:positionH relativeFrom="column">
                  <wp:posOffset>2540</wp:posOffset>
                </wp:positionH>
                <wp:positionV relativeFrom="paragraph">
                  <wp:posOffset>273050</wp:posOffset>
                </wp:positionV>
                <wp:extent cx="5602605" cy="291465"/>
                <wp:effectExtent l="0" t="0" r="0" b="0"/>
                <wp:wrapNone/>
                <wp:docPr id="4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291465"/>
                        </a:xfrm>
                        <a:prstGeom prst="rect">
                          <a:avLst/>
                        </a:prstGeom>
                        <a:solidFill>
                          <a:srgbClr val="FFFFFF"/>
                        </a:solidFill>
                        <a:ln>
                          <a:noFill/>
                        </a:ln>
                      </wps:spPr>
                      <wps:txbx>
                        <w:txbxContent>
                          <w:p w14:paraId="50BB53C3" w14:textId="5DF1D458" w:rsidR="001E3A65" w:rsidRPr="001E3A65" w:rsidRDefault="001E3A65" w:rsidP="001E3A65">
                            <w:pPr>
                              <w:pStyle w:val="Quote"/>
                            </w:pPr>
                            <w:r w:rsidRPr="001E3A65">
                              <w:t xml:space="preserve">Figure </w:t>
                            </w:r>
                            <w:fldSimple w:instr=" STYLEREF 1 \s ">
                              <w:r w:rsidRPr="001E3A65">
                                <w:t>3</w:t>
                              </w:r>
                            </w:fldSimple>
                            <w:r w:rsidRPr="001E3A65">
                              <w:t>.2.1- Systematic Review of current Apps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82502" id="_x0000_s1028" type="#_x0000_t202" style="position:absolute;left:0;text-align:left;margin-left:.2pt;margin-top:21.5pt;width:441.15pt;height:22.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" stroked="f">
                <v:textbox inset="0,0,0,0">
                  <w:txbxContent>
                    <w:p w14:paraId="50BB53C3" w14:textId="5DF1D458" w:rsidR="001E3A65" w:rsidRPr="001E3A65" w:rsidRDefault="001E3A65" w:rsidP="001E3A65">
                      <w:pPr>
                        <w:pStyle w:val="Quote"/>
                      </w:pPr>
                      <w:r w:rsidRPr="001E3A65">
                        <w:t xml:space="preserve">Figure </w:t>
                      </w:r>
                      <w:fldSimple w:instr=" STYLEREF 1 \s ">
                        <w:r w:rsidRPr="001E3A65">
                          <w:t>3</w:t>
                        </w:r>
                      </w:fldSimple>
                      <w:r w:rsidRPr="001E3A65">
                        <w:t>.2.1- Systematic Review of current Apps</w:t>
                      </w:r>
                    </w:p>
                  </w:txbxContent>
                </v:textbox>
              </v:shape>
            </w:pict>
          </mc:Fallback>
        </mc:AlternateContent>
      </w:r>
    </w:p>
    <w:p w14:paraId="1673A583" w14:textId="3A2A8CE5" w:rsidR="001E3A65" w:rsidRPr="009C7D60" w:rsidRDefault="001E3A65" w:rsidP="00305F7D">
      <w:pPr>
        <w:rPr>
          <w:rFonts w:cs="Times New Roman"/>
          <w:szCs w:val="24"/>
        </w:rPr>
      </w:pPr>
    </w:p>
    <w:p w14:paraId="16BD9408" w14:textId="77777777" w:rsidR="00427465" w:rsidRPr="00CF58AE" w:rsidRDefault="00BE3227" w:rsidP="004C00ED">
      <w:pPr>
        <w:pStyle w:val="Heading2"/>
      </w:pPr>
      <w:bookmarkStart w:id="36" w:name="_Toc57981349"/>
      <w:r>
        <w:rPr>
          <w:noProof/>
          <w:color w:val="000000"/>
          <w:shd w:val="clear" w:color="auto" w:fill="FFFFFF"/>
        </w:rPr>
        <w:lastRenderedPageBreak/>
        <w:drawing>
          <wp:anchor distT="0" distB="0" distL="114300" distR="114300" simplePos="0" relativeHeight="251662336" behindDoc="0" locked="0" layoutInCell="1" allowOverlap="1" wp14:anchorId="0C58A79F" wp14:editId="0C98AB5A">
            <wp:simplePos x="0" y="0"/>
            <wp:positionH relativeFrom="column">
              <wp:posOffset>3175</wp:posOffset>
            </wp:positionH>
            <wp:positionV relativeFrom="paragraph">
              <wp:posOffset>590412</wp:posOffset>
            </wp:positionV>
            <wp:extent cx="5616575" cy="4034790"/>
            <wp:effectExtent l="19050" t="19050" r="317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2878" r="5077" b="3117"/>
                    <a:stretch>
                      <a:fillRect/>
                    </a:stretch>
                  </pic:blipFill>
                  <pic:spPr bwMode="auto">
                    <a:xfrm>
                      <a:off x="0" y="0"/>
                      <a:ext cx="5616575" cy="4034790"/>
                    </a:xfrm>
                    <a:prstGeom prst="rect">
                      <a:avLst/>
                    </a:prstGeom>
                    <a:noFill/>
                    <a:ln>
                      <a:solidFill>
                        <a:schemeClr val="tx1"/>
                      </a:solidFill>
                    </a:ln>
                  </pic:spPr>
                </pic:pic>
              </a:graphicData>
            </a:graphic>
          </wp:anchor>
        </w:drawing>
      </w:r>
      <w:r w:rsidR="00427465" w:rsidRPr="00CF58AE">
        <w:t>System Architecture of the proposed System</w:t>
      </w:r>
      <w:bookmarkEnd w:id="36"/>
    </w:p>
    <w:p w14:paraId="01E4B7CC" w14:textId="712643A3" w:rsidR="00427465" w:rsidRDefault="005E3BBB" w:rsidP="00427465">
      <w:pPr>
        <w:tabs>
          <w:tab w:val="left" w:pos="2580"/>
        </w:tabs>
        <w:spacing w:after="0"/>
        <w:rPr>
          <w:rFonts w:asciiTheme="minorHAnsi" w:hAnsiTheme="minorHAnsi"/>
          <w:bCs/>
          <w:szCs w:val="24"/>
        </w:rPr>
      </w:pPr>
      <w:r>
        <w:rPr>
          <w:rFonts w:asciiTheme="minorHAnsi" w:hAnsiTheme="minorHAnsi"/>
          <w:bCs/>
          <w:noProof/>
          <w:szCs w:val="24"/>
        </w:rPr>
        <mc:AlternateContent>
          <mc:Choice Requires="wps">
            <w:drawing>
              <wp:anchor distT="0" distB="0" distL="114300" distR="114300" simplePos="0" relativeHeight="251661824" behindDoc="0" locked="0" layoutInCell="1" allowOverlap="1" wp14:anchorId="20D82502" wp14:editId="1C8D3B3D">
                <wp:simplePos x="0" y="0"/>
                <wp:positionH relativeFrom="column">
                  <wp:posOffset>-635</wp:posOffset>
                </wp:positionH>
                <wp:positionV relativeFrom="paragraph">
                  <wp:posOffset>4518025</wp:posOffset>
                </wp:positionV>
                <wp:extent cx="5602605" cy="291465"/>
                <wp:effectExtent l="0" t="0" r="0" b="0"/>
                <wp:wrapNone/>
                <wp:docPr id="4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291465"/>
                        </a:xfrm>
                        <a:prstGeom prst="rect">
                          <a:avLst/>
                        </a:prstGeom>
                        <a:solidFill>
                          <a:srgbClr val="FFFFFF"/>
                        </a:solidFill>
                        <a:ln>
                          <a:noFill/>
                        </a:ln>
                      </wps:spPr>
                      <wps:txbx>
                        <w:txbxContent>
                          <w:p w14:paraId="7C191B35" w14:textId="4CB394AB" w:rsidR="002F443C" w:rsidRPr="0078743F" w:rsidRDefault="002F443C" w:rsidP="0078743F">
                            <w:pPr>
                              <w:pStyle w:val="Quote"/>
                            </w:pPr>
                            <w:r w:rsidRPr="0078743F">
                              <w:t xml:space="preserve">Figure </w:t>
                            </w:r>
                            <w:fldSimple w:instr=" STYLEREF 1 \s ">
                              <w:r w:rsidRPr="0078743F">
                                <w:t>3</w:t>
                              </w:r>
                            </w:fldSimple>
                            <w:r w:rsidRPr="0078743F">
                              <w:t>.2.</w:t>
                            </w:r>
                            <w:r w:rsidR="001E3A65">
                              <w:t>2</w:t>
                            </w:r>
                            <w:r w:rsidRPr="0078743F">
                              <w:t>- Architecture of the Proposed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82502" id="_x0000_s1029" type="#_x0000_t202" style="position:absolute;left:0;text-align:left;margin-left:-.05pt;margin-top:355.75pt;width:441.15pt;height:22.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" stroked="f">
                <v:textbox inset="0,0,0,0">
                  <w:txbxContent>
                    <w:p w14:paraId="7C191B35" w14:textId="4CB394AB" w:rsidR="002F443C" w:rsidRPr="0078743F" w:rsidRDefault="002F443C" w:rsidP="0078743F">
                      <w:pPr>
                        <w:pStyle w:val="Quote"/>
                      </w:pPr>
                      <w:r w:rsidRPr="0078743F">
                        <w:t xml:space="preserve">Figure </w:t>
                      </w:r>
                      <w:fldSimple w:instr=" STYLEREF 1 \s ">
                        <w:r w:rsidRPr="0078743F">
                          <w:t>3</w:t>
                        </w:r>
                      </w:fldSimple>
                      <w:r w:rsidRPr="0078743F">
                        <w:t>.2.</w:t>
                      </w:r>
                      <w:r w:rsidR="001E3A65">
                        <w:t>2</w:t>
                      </w:r>
                      <w:r w:rsidRPr="0078743F">
                        <w:t>- Architecture of the Proposed System</w:t>
                      </w:r>
                    </w:p>
                  </w:txbxContent>
                </v:textbox>
              </v:shape>
            </w:pict>
          </mc:Fallback>
        </mc:AlternateContent>
      </w:r>
    </w:p>
    <w:p w14:paraId="7FB9E60D" w14:textId="2BD01813" w:rsidR="0053242F" w:rsidRPr="00F54271" w:rsidRDefault="00BE3227" w:rsidP="00427465">
      <w:pPr>
        <w:tabs>
          <w:tab w:val="left" w:pos="2580"/>
        </w:tabs>
        <w:spacing w:after="0"/>
        <w:rPr>
          <w:rFonts w:cs="Times New Roman"/>
          <w:bCs/>
          <w:szCs w:val="24"/>
        </w:rPr>
      </w:pPr>
      <w:r>
        <w:rPr>
          <w:rFonts w:asciiTheme="minorHAnsi" w:hAnsiTheme="minorHAnsi"/>
          <w:bCs/>
          <w:szCs w:val="24"/>
        </w:rPr>
        <w:tab/>
      </w:r>
      <w:r w:rsidRPr="00BE3227">
        <w:rPr>
          <w:rFonts w:cs="Times New Roman"/>
          <w:bCs/>
          <w:szCs w:val="24"/>
        </w:rPr>
        <w:tab/>
      </w:r>
    </w:p>
    <w:p w14:paraId="19BB6E6C" w14:textId="77777777" w:rsidR="00427465" w:rsidRPr="003065E2" w:rsidRDefault="00427465" w:rsidP="004C00ED">
      <w:pPr>
        <w:pStyle w:val="Heading2"/>
      </w:pPr>
      <w:bookmarkStart w:id="37" w:name="_Toc57981350"/>
      <w:r w:rsidRPr="003065E2">
        <w:t>Software requirement specification</w:t>
      </w:r>
      <w:bookmarkEnd w:id="37"/>
    </w:p>
    <w:p w14:paraId="4687D5B7" w14:textId="77777777" w:rsidR="00305F7D" w:rsidRDefault="00305F7D" w:rsidP="00497093">
      <w:pPr>
        <w:rPr>
          <w:rFonts w:cs="Times New Roman"/>
          <w:bCs/>
          <w:szCs w:val="24"/>
        </w:rPr>
      </w:pPr>
      <w:r w:rsidRPr="009C7D60">
        <w:rPr>
          <w:rFonts w:cs="Times New Roman"/>
          <w:szCs w:val="24"/>
        </w:rPr>
        <w:t xml:space="preserve">This section describes the services </w:t>
      </w:r>
      <w:r>
        <w:rPr>
          <w:rFonts w:cs="Times New Roman"/>
          <w:szCs w:val="24"/>
        </w:rPr>
        <w:t xml:space="preserve">which are </w:t>
      </w:r>
      <w:r w:rsidRPr="009C7D60">
        <w:rPr>
          <w:rFonts w:cs="Times New Roman"/>
          <w:szCs w:val="24"/>
        </w:rPr>
        <w:t xml:space="preserve">expected by </w:t>
      </w:r>
      <w:r w:rsidR="00497093">
        <w:rPr>
          <w:rFonts w:cs="Times New Roman"/>
          <w:szCs w:val="24"/>
        </w:rPr>
        <w:t xml:space="preserve">passengers </w:t>
      </w:r>
      <w:r w:rsidR="009575A7">
        <w:rPr>
          <w:rFonts w:cs="Times New Roman"/>
          <w:szCs w:val="24"/>
        </w:rPr>
        <w:t xml:space="preserve">from </w:t>
      </w:r>
      <w:r w:rsidR="000F0E77">
        <w:rPr>
          <w:rFonts w:cs="Times New Roman"/>
          <w:szCs w:val="24"/>
        </w:rPr>
        <w:t>the driver</w:t>
      </w:r>
      <w:r w:rsidR="00497093">
        <w:rPr>
          <w:rFonts w:cs="Times New Roman"/>
          <w:szCs w:val="24"/>
        </w:rPr>
        <w:t>/conductor</w:t>
      </w:r>
      <w:r w:rsidR="009575A7">
        <w:rPr>
          <w:rFonts w:cs="Times New Roman"/>
          <w:szCs w:val="24"/>
        </w:rPr>
        <w:t xml:space="preserve"> also from the system.</w:t>
      </w:r>
    </w:p>
    <w:p w14:paraId="641E94F6" w14:textId="461B7F93" w:rsidR="00427465" w:rsidRDefault="00427465" w:rsidP="004C00ED">
      <w:pPr>
        <w:pStyle w:val="Heading2"/>
      </w:pPr>
      <w:bookmarkStart w:id="38" w:name="_Toc57981351"/>
      <w:r w:rsidRPr="00CF58AE">
        <w:t>Functional requirements</w:t>
      </w:r>
      <w:bookmarkEnd w:id="38"/>
    </w:p>
    <w:p w14:paraId="27F9FACD" w14:textId="63EE82D3" w:rsidR="002610BE" w:rsidRPr="00CF58AE" w:rsidRDefault="002610BE" w:rsidP="002610BE">
      <w:r>
        <w:t xml:space="preserve">Functional requirements define the basic system behavior. </w:t>
      </w:r>
    </w:p>
    <w:p w14:paraId="04458626" w14:textId="77777777" w:rsidR="00305F7D" w:rsidRPr="00F54271" w:rsidRDefault="00305F7D" w:rsidP="00305F7D">
      <w:pPr>
        <w:tabs>
          <w:tab w:val="left" w:pos="0"/>
          <w:tab w:val="left" w:pos="2580"/>
        </w:tabs>
        <w:spacing w:after="0"/>
        <w:outlineLvl w:val="0"/>
        <w:rPr>
          <w:rFonts w:cs="Times New Roman"/>
          <w:bCs/>
          <w:szCs w:val="24"/>
        </w:rPr>
      </w:pPr>
      <w:r w:rsidRPr="00F54271">
        <w:rPr>
          <w:rFonts w:cs="Times New Roman"/>
          <w:bCs/>
          <w:szCs w:val="24"/>
        </w:rPr>
        <w:t>Following</w:t>
      </w:r>
      <w:r>
        <w:rPr>
          <w:rFonts w:cs="Times New Roman"/>
          <w:bCs/>
          <w:szCs w:val="24"/>
        </w:rPr>
        <w:t>s</w:t>
      </w:r>
      <w:r w:rsidRPr="00F54271">
        <w:rPr>
          <w:rFonts w:cs="Times New Roman"/>
          <w:bCs/>
          <w:szCs w:val="24"/>
        </w:rPr>
        <w:t xml:space="preserve"> are the functional requirements of the proposed system.</w:t>
      </w:r>
    </w:p>
    <w:p w14:paraId="7A381F0A" w14:textId="48C520B0" w:rsidR="004C00ED"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sidR="003C5C5E">
        <w:rPr>
          <w:rFonts w:cs="Times New Roman"/>
          <w:szCs w:val="24"/>
        </w:rPr>
        <w:t>shall</w:t>
      </w:r>
      <w:r w:rsidR="00427465" w:rsidRPr="00F54271">
        <w:rPr>
          <w:rFonts w:cs="Times New Roman"/>
          <w:szCs w:val="24"/>
        </w:rPr>
        <w:t xml:space="preserve"> be able </w:t>
      </w:r>
      <w:r w:rsidR="00497093">
        <w:rPr>
          <w:rFonts w:cs="Times New Roman"/>
          <w:szCs w:val="24"/>
        </w:rPr>
        <w:t xml:space="preserve">to register </w:t>
      </w:r>
      <w:r w:rsidR="007930B7">
        <w:rPr>
          <w:rFonts w:cs="Times New Roman"/>
          <w:szCs w:val="24"/>
        </w:rPr>
        <w:t xml:space="preserve">the bus, </w:t>
      </w:r>
      <w:r w:rsidR="00497093">
        <w:rPr>
          <w:rFonts w:cs="Times New Roman"/>
          <w:szCs w:val="24"/>
        </w:rPr>
        <w:t>passengers, conductors, and drivers.</w:t>
      </w:r>
    </w:p>
    <w:p w14:paraId="560BCE86" w14:textId="4D83D7D4" w:rsidR="00497093"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sidR="00497093">
        <w:rPr>
          <w:rFonts w:cs="Times New Roman"/>
          <w:szCs w:val="24"/>
        </w:rPr>
        <w:t>shall</w:t>
      </w:r>
      <w:r w:rsidR="00497093" w:rsidRPr="00F54271">
        <w:rPr>
          <w:rFonts w:cs="Times New Roman"/>
          <w:szCs w:val="24"/>
        </w:rPr>
        <w:t xml:space="preserve"> be able </w:t>
      </w:r>
      <w:r w:rsidR="00497093">
        <w:rPr>
          <w:rFonts w:cs="Times New Roman"/>
          <w:szCs w:val="24"/>
        </w:rPr>
        <w:t xml:space="preserve">to </w:t>
      </w:r>
      <w:r w:rsidR="007930B7">
        <w:rPr>
          <w:rFonts w:cs="Times New Roman"/>
          <w:szCs w:val="24"/>
        </w:rPr>
        <w:t xml:space="preserve">approve </w:t>
      </w:r>
      <w:r w:rsidR="00497093">
        <w:rPr>
          <w:rFonts w:cs="Times New Roman"/>
          <w:szCs w:val="24"/>
        </w:rPr>
        <w:t xml:space="preserve">login </w:t>
      </w:r>
      <w:r w:rsidR="007930B7">
        <w:rPr>
          <w:rFonts w:cs="Times New Roman"/>
          <w:szCs w:val="24"/>
        </w:rPr>
        <w:t>to</w:t>
      </w:r>
      <w:r w:rsidR="00497093">
        <w:rPr>
          <w:rFonts w:cs="Times New Roman"/>
          <w:szCs w:val="24"/>
        </w:rPr>
        <w:t xml:space="preserve"> the registered passengers, conductors, and drivers.</w:t>
      </w:r>
    </w:p>
    <w:p w14:paraId="1DFEC951" w14:textId="55FBBC54" w:rsidR="00497093"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sidR="00497093">
        <w:rPr>
          <w:rFonts w:cs="Times New Roman"/>
          <w:szCs w:val="24"/>
        </w:rPr>
        <w:t>shall</w:t>
      </w:r>
      <w:r w:rsidR="00497093" w:rsidRPr="00F54271">
        <w:rPr>
          <w:rFonts w:cs="Times New Roman"/>
          <w:szCs w:val="24"/>
        </w:rPr>
        <w:t xml:space="preserve"> be able </w:t>
      </w:r>
      <w:r w:rsidR="00497093">
        <w:rPr>
          <w:rFonts w:cs="Times New Roman"/>
          <w:szCs w:val="24"/>
        </w:rPr>
        <w:t>to</w:t>
      </w:r>
      <w:r w:rsidR="007930B7">
        <w:rPr>
          <w:rFonts w:cs="Times New Roman"/>
          <w:szCs w:val="24"/>
        </w:rPr>
        <w:t xml:space="preserve"> collect real-time location data on the firebase.</w:t>
      </w:r>
    </w:p>
    <w:p w14:paraId="527DEBB6" w14:textId="3574B3F7" w:rsidR="007930B7"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sidR="007930B7">
        <w:rPr>
          <w:rFonts w:cs="Times New Roman"/>
          <w:szCs w:val="24"/>
        </w:rPr>
        <w:t>shall</w:t>
      </w:r>
      <w:r w:rsidR="007930B7" w:rsidRPr="00F54271">
        <w:rPr>
          <w:rFonts w:cs="Times New Roman"/>
          <w:szCs w:val="24"/>
        </w:rPr>
        <w:t xml:space="preserve"> be able </w:t>
      </w:r>
      <w:r w:rsidR="007930B7">
        <w:rPr>
          <w:rFonts w:cs="Times New Roman"/>
          <w:szCs w:val="24"/>
        </w:rPr>
        <w:t>to retrieve bus details to the passenger mobile device.</w:t>
      </w:r>
    </w:p>
    <w:p w14:paraId="43C8834D" w14:textId="5928CF37" w:rsidR="007930B7"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sidR="007930B7">
        <w:rPr>
          <w:rFonts w:cs="Times New Roman"/>
          <w:szCs w:val="24"/>
        </w:rPr>
        <w:t>shall</w:t>
      </w:r>
      <w:r w:rsidR="007930B7" w:rsidRPr="00F54271">
        <w:rPr>
          <w:rFonts w:cs="Times New Roman"/>
          <w:szCs w:val="24"/>
        </w:rPr>
        <w:t xml:space="preserve"> be able </w:t>
      </w:r>
      <w:r w:rsidR="007930B7">
        <w:rPr>
          <w:rFonts w:cs="Times New Roman"/>
          <w:szCs w:val="24"/>
        </w:rPr>
        <w:t>display bus icon and the real-time location on the map.</w:t>
      </w:r>
    </w:p>
    <w:p w14:paraId="7E62072C" w14:textId="0DA24B92" w:rsidR="007930B7"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sidR="007930B7">
        <w:rPr>
          <w:rFonts w:cs="Times New Roman"/>
          <w:szCs w:val="24"/>
        </w:rPr>
        <w:t>shall</w:t>
      </w:r>
      <w:r w:rsidR="007930B7" w:rsidRPr="00F54271">
        <w:rPr>
          <w:rFonts w:cs="Times New Roman"/>
          <w:szCs w:val="24"/>
        </w:rPr>
        <w:t xml:space="preserve"> be able </w:t>
      </w:r>
      <w:r w:rsidR="007930B7">
        <w:rPr>
          <w:rFonts w:cs="Times New Roman"/>
          <w:szCs w:val="24"/>
        </w:rPr>
        <w:t>to</w:t>
      </w:r>
      <w:r>
        <w:rPr>
          <w:rFonts w:cs="Times New Roman"/>
          <w:szCs w:val="24"/>
        </w:rPr>
        <w:t xml:space="preserve"> view the available seat count of the related bus.</w:t>
      </w:r>
    </w:p>
    <w:p w14:paraId="11BA19E6" w14:textId="2639EAAB" w:rsidR="00366A9A" w:rsidRDefault="00366A9A" w:rsidP="004C00ED">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Pr>
          <w:rFonts w:cs="Times New Roman"/>
          <w:szCs w:val="24"/>
        </w:rPr>
        <w:t>shall</w:t>
      </w:r>
      <w:r w:rsidRPr="00F54271">
        <w:rPr>
          <w:rFonts w:cs="Times New Roman"/>
          <w:szCs w:val="24"/>
        </w:rPr>
        <w:t xml:space="preserve"> be able </w:t>
      </w:r>
      <w:r>
        <w:rPr>
          <w:rFonts w:cs="Times New Roman"/>
          <w:szCs w:val="24"/>
        </w:rPr>
        <w:t>to request a seat from the related bus.</w:t>
      </w:r>
    </w:p>
    <w:p w14:paraId="2B804A39" w14:textId="557EC68B" w:rsidR="00366A9A" w:rsidRPr="00366A9A" w:rsidRDefault="00366A9A" w:rsidP="00366A9A">
      <w:pPr>
        <w:numPr>
          <w:ilvl w:val="0"/>
          <w:numId w:val="4"/>
        </w:numPr>
        <w:spacing w:after="0" w:line="240" w:lineRule="auto"/>
        <w:rPr>
          <w:rFonts w:cs="Times New Roman"/>
          <w:szCs w:val="24"/>
        </w:rPr>
      </w:pPr>
      <w:r>
        <w:rPr>
          <w:rFonts w:cs="Times New Roman"/>
          <w:szCs w:val="24"/>
        </w:rPr>
        <w:t>App</w:t>
      </w:r>
      <w:r w:rsidR="00C4410C">
        <w:rPr>
          <w:rFonts w:cs="Times New Roman"/>
          <w:szCs w:val="24"/>
        </w:rPr>
        <w:t xml:space="preserve"> </w:t>
      </w:r>
      <w:r>
        <w:rPr>
          <w:rFonts w:cs="Times New Roman"/>
          <w:szCs w:val="24"/>
        </w:rPr>
        <w:t>shall</w:t>
      </w:r>
      <w:r w:rsidRPr="00F54271">
        <w:rPr>
          <w:rFonts w:cs="Times New Roman"/>
          <w:szCs w:val="24"/>
        </w:rPr>
        <w:t xml:space="preserve"> be able </w:t>
      </w:r>
      <w:r>
        <w:rPr>
          <w:rFonts w:cs="Times New Roman"/>
          <w:szCs w:val="24"/>
        </w:rPr>
        <w:t>to allow or deny the request sent by the passenger.</w:t>
      </w:r>
    </w:p>
    <w:p w14:paraId="73AC32FD" w14:textId="77777777" w:rsidR="00305F7D" w:rsidRDefault="00305F7D" w:rsidP="004C00ED">
      <w:pPr>
        <w:spacing w:after="0" w:line="240" w:lineRule="auto"/>
        <w:rPr>
          <w:rFonts w:cs="Times New Roman"/>
          <w:szCs w:val="24"/>
        </w:rPr>
      </w:pPr>
    </w:p>
    <w:p w14:paraId="302CFC49" w14:textId="5D1B2AB3" w:rsidR="00427465" w:rsidRDefault="00427465" w:rsidP="004C00ED">
      <w:pPr>
        <w:pStyle w:val="Heading2"/>
      </w:pPr>
      <w:bookmarkStart w:id="39" w:name="_Toc57981352"/>
      <w:r w:rsidRPr="00CF58AE">
        <w:lastRenderedPageBreak/>
        <w:t>Non-functional requirements</w:t>
      </w:r>
      <w:bookmarkEnd w:id="39"/>
    </w:p>
    <w:p w14:paraId="7641FCA6" w14:textId="3F71FD38" w:rsidR="00431657" w:rsidRPr="00CF58AE" w:rsidRDefault="00431657" w:rsidP="00431657">
      <w:r>
        <w:t>Non-functional requirements define the system attributes.</w:t>
      </w:r>
    </w:p>
    <w:p w14:paraId="48D75768" w14:textId="77777777" w:rsidR="00305F7D" w:rsidRPr="00F54271" w:rsidRDefault="00305F7D" w:rsidP="00305F7D">
      <w:pPr>
        <w:tabs>
          <w:tab w:val="left" w:pos="0"/>
          <w:tab w:val="left" w:pos="2580"/>
        </w:tabs>
        <w:spacing w:after="0"/>
        <w:outlineLvl w:val="0"/>
        <w:rPr>
          <w:rFonts w:cs="Times New Roman"/>
          <w:bCs/>
          <w:szCs w:val="24"/>
        </w:rPr>
      </w:pPr>
      <w:r w:rsidRPr="00F54271">
        <w:rPr>
          <w:rFonts w:cs="Times New Roman"/>
          <w:bCs/>
          <w:szCs w:val="24"/>
        </w:rPr>
        <w:t>Following are some of the non-functional requirements of the proposed system.</w:t>
      </w:r>
    </w:p>
    <w:p w14:paraId="08411749" w14:textId="08DDE3BC" w:rsidR="00305F7D" w:rsidRDefault="00366A9A" w:rsidP="00305F7D">
      <w:pPr>
        <w:numPr>
          <w:ilvl w:val="0"/>
          <w:numId w:val="2"/>
        </w:numPr>
        <w:spacing w:after="0" w:line="240" w:lineRule="auto"/>
        <w:rPr>
          <w:rFonts w:cs="Times New Roman"/>
          <w:szCs w:val="24"/>
        </w:rPr>
      </w:pPr>
      <w:r>
        <w:rPr>
          <w:rFonts w:cs="Times New Roman"/>
          <w:szCs w:val="24"/>
        </w:rPr>
        <w:t>App</w:t>
      </w:r>
      <w:r w:rsidR="00C4410C">
        <w:rPr>
          <w:rFonts w:cs="Times New Roman"/>
          <w:szCs w:val="24"/>
        </w:rPr>
        <w:t xml:space="preserve"> </w:t>
      </w:r>
      <w:r w:rsidR="00305F7D">
        <w:rPr>
          <w:rFonts w:cs="Times New Roman"/>
          <w:szCs w:val="24"/>
        </w:rPr>
        <w:t>should</w:t>
      </w:r>
      <w:r w:rsidR="00305F7D" w:rsidRPr="00F54271">
        <w:rPr>
          <w:rFonts w:cs="Times New Roman"/>
          <w:szCs w:val="24"/>
        </w:rPr>
        <w:t xml:space="preserve"> be able to run </w:t>
      </w:r>
      <w:r>
        <w:rPr>
          <w:rFonts w:cs="Times New Roman"/>
          <w:szCs w:val="24"/>
        </w:rPr>
        <w:t>on android 5.0 and above.</w:t>
      </w:r>
    </w:p>
    <w:p w14:paraId="44271194" w14:textId="7850A42C" w:rsidR="00366A9A" w:rsidRPr="00F54271" w:rsidRDefault="00366A9A" w:rsidP="00305F7D">
      <w:pPr>
        <w:numPr>
          <w:ilvl w:val="0"/>
          <w:numId w:val="2"/>
        </w:numPr>
        <w:spacing w:after="0" w:line="240" w:lineRule="auto"/>
        <w:rPr>
          <w:rFonts w:cs="Times New Roman"/>
          <w:szCs w:val="24"/>
        </w:rPr>
      </w:pPr>
      <w:r>
        <w:rPr>
          <w:rFonts w:cs="Times New Roman"/>
          <w:szCs w:val="24"/>
        </w:rPr>
        <w:t>App</w:t>
      </w:r>
      <w:r w:rsidR="00C4410C">
        <w:rPr>
          <w:rFonts w:cs="Times New Roman"/>
          <w:szCs w:val="24"/>
        </w:rPr>
        <w:t xml:space="preserve"> </w:t>
      </w:r>
      <w:r>
        <w:rPr>
          <w:rFonts w:cs="Times New Roman"/>
          <w:szCs w:val="24"/>
        </w:rPr>
        <w:t>should</w:t>
      </w:r>
      <w:r w:rsidRPr="00F54271">
        <w:rPr>
          <w:rFonts w:cs="Times New Roman"/>
          <w:szCs w:val="24"/>
        </w:rPr>
        <w:t xml:space="preserve"> be able to</w:t>
      </w:r>
      <w:r>
        <w:rPr>
          <w:rFonts w:cs="Times New Roman"/>
          <w:szCs w:val="24"/>
        </w:rPr>
        <w:t xml:space="preserve"> install without any error.</w:t>
      </w:r>
    </w:p>
    <w:p w14:paraId="29DA2E3D" w14:textId="03BAC5D1" w:rsidR="00305F7D" w:rsidRPr="00F54271" w:rsidRDefault="00C4410C" w:rsidP="00305F7D">
      <w:pPr>
        <w:numPr>
          <w:ilvl w:val="0"/>
          <w:numId w:val="2"/>
        </w:numPr>
        <w:spacing w:after="0" w:line="240" w:lineRule="auto"/>
        <w:rPr>
          <w:rFonts w:cs="Times New Roman"/>
          <w:szCs w:val="24"/>
        </w:rPr>
      </w:pPr>
      <w:r>
        <w:rPr>
          <w:rFonts w:cs="Times New Roman"/>
          <w:szCs w:val="24"/>
        </w:rPr>
        <w:t>App should</w:t>
      </w:r>
      <w:r w:rsidR="00305F7D" w:rsidRPr="00F54271">
        <w:rPr>
          <w:rFonts w:cs="Times New Roman"/>
          <w:szCs w:val="24"/>
        </w:rPr>
        <w:t xml:space="preserve"> be able to access and operate easily</w:t>
      </w:r>
      <w:r w:rsidR="00366A9A">
        <w:rPr>
          <w:rFonts w:cs="Times New Roman"/>
          <w:szCs w:val="24"/>
        </w:rPr>
        <w:t>.</w:t>
      </w:r>
    </w:p>
    <w:p w14:paraId="3FCDB7F4" w14:textId="57860A89" w:rsidR="00FD653A" w:rsidRPr="0098363C" w:rsidRDefault="00366A9A" w:rsidP="0098363C">
      <w:pPr>
        <w:numPr>
          <w:ilvl w:val="0"/>
          <w:numId w:val="2"/>
        </w:numPr>
        <w:rPr>
          <w:rFonts w:cs="Times New Roman"/>
          <w:szCs w:val="24"/>
        </w:rPr>
      </w:pPr>
      <w:r>
        <w:rPr>
          <w:rFonts w:cs="Times New Roman"/>
          <w:szCs w:val="24"/>
        </w:rPr>
        <w:t>App</w:t>
      </w:r>
      <w:r w:rsidR="00C4410C">
        <w:rPr>
          <w:rFonts w:cs="Times New Roman"/>
          <w:szCs w:val="24"/>
        </w:rPr>
        <w:t xml:space="preserve"> </w:t>
      </w:r>
      <w:r w:rsidR="00305F7D">
        <w:rPr>
          <w:rFonts w:cs="Times New Roman"/>
          <w:szCs w:val="24"/>
        </w:rPr>
        <w:t>should be a usable and user friendly</w:t>
      </w:r>
      <w:r>
        <w:rPr>
          <w:rFonts w:cs="Times New Roman"/>
          <w:szCs w:val="24"/>
        </w:rPr>
        <w:t>.</w:t>
      </w:r>
    </w:p>
    <w:p w14:paraId="744220DD" w14:textId="5AC0B847" w:rsidR="00427465" w:rsidRPr="00CF58AE" w:rsidRDefault="00245A88" w:rsidP="004C00ED">
      <w:pPr>
        <w:pStyle w:val="Heading2"/>
      </w:pPr>
      <w:bookmarkStart w:id="40" w:name="_Toc57981353"/>
      <w:r>
        <w:rPr>
          <w:noProof/>
          <w:szCs w:val="24"/>
        </w:rPr>
        <w:drawing>
          <wp:anchor distT="0" distB="0" distL="114300" distR="114300" simplePos="0" relativeHeight="251663360" behindDoc="0" locked="0" layoutInCell="1" allowOverlap="1" wp14:anchorId="18390D2B" wp14:editId="57F24102">
            <wp:simplePos x="0" y="0"/>
            <wp:positionH relativeFrom="column">
              <wp:posOffset>0</wp:posOffset>
            </wp:positionH>
            <wp:positionV relativeFrom="paragraph">
              <wp:posOffset>355600</wp:posOffset>
            </wp:positionV>
            <wp:extent cx="5601335" cy="564070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601335" cy="5640705"/>
                    </a:xfrm>
                    <a:prstGeom prst="rect">
                      <a:avLst/>
                    </a:prstGeom>
                  </pic:spPr>
                </pic:pic>
              </a:graphicData>
            </a:graphic>
            <wp14:sizeRelV relativeFrom="margin">
              <wp14:pctHeight>0</wp14:pctHeight>
            </wp14:sizeRelV>
          </wp:anchor>
        </w:drawing>
      </w:r>
      <w:r w:rsidR="00427465" w:rsidRPr="00CF58AE">
        <w:t>Use Case</w:t>
      </w:r>
      <w:bookmarkEnd w:id="40"/>
    </w:p>
    <w:p w14:paraId="75C9B824" w14:textId="24C44C4A" w:rsidR="00403188" w:rsidRDefault="005E3BBB" w:rsidP="001E3A65">
      <w:pPr>
        <w:tabs>
          <w:tab w:val="right" w:pos="8821"/>
        </w:tabs>
        <w:rPr>
          <w:rFonts w:cs="Times New Roman"/>
          <w:szCs w:val="24"/>
        </w:rPr>
      </w:pPr>
      <w:r>
        <w:rPr>
          <w:rFonts w:cs="Times New Roman"/>
          <w:noProof/>
          <w:szCs w:val="24"/>
        </w:rPr>
        <mc:AlternateContent>
          <mc:Choice Requires="wps">
            <w:drawing>
              <wp:anchor distT="0" distB="0" distL="114300" distR="114300" simplePos="0" relativeHeight="251679232" behindDoc="0" locked="0" layoutInCell="1" allowOverlap="1" wp14:anchorId="20D82502" wp14:editId="2ACD65BA">
                <wp:simplePos x="0" y="0"/>
                <wp:positionH relativeFrom="column">
                  <wp:posOffset>1905</wp:posOffset>
                </wp:positionH>
                <wp:positionV relativeFrom="paragraph">
                  <wp:posOffset>5843270</wp:posOffset>
                </wp:positionV>
                <wp:extent cx="5602605" cy="291465"/>
                <wp:effectExtent l="0" t="0" r="0" b="0"/>
                <wp:wrapNone/>
                <wp:docPr id="4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291465"/>
                        </a:xfrm>
                        <a:prstGeom prst="rect">
                          <a:avLst/>
                        </a:prstGeom>
                        <a:solidFill>
                          <a:srgbClr val="FFFFFF"/>
                        </a:solidFill>
                        <a:ln>
                          <a:noFill/>
                        </a:ln>
                      </wps:spPr>
                      <wps:txbx>
                        <w:txbxContent>
                          <w:p w14:paraId="380A2F78" w14:textId="77777777" w:rsidR="002F443C" w:rsidRPr="0078743F" w:rsidRDefault="002F443C" w:rsidP="003C2AA2">
                            <w:pPr>
                              <w:pStyle w:val="Quote"/>
                            </w:pPr>
                            <w:r w:rsidRPr="00245A88">
                              <w:t>Figure 3.7.1</w:t>
                            </w:r>
                            <w:r w:rsidRPr="0078743F">
                              <w:t xml:space="preserve">- </w:t>
                            </w:r>
                            <w:r>
                              <w:t>Use case diagram of the proposed booking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82502" id="_x0000_s1030" type="#_x0000_t202" style="position:absolute;left:0;text-align:left;margin-left:.15pt;margin-top:460.1pt;width:441.15pt;height:22.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" stroked="f">
                <v:textbox inset="0,0,0,0">
                  <w:txbxContent>
                    <w:p w14:paraId="380A2F78" w14:textId="77777777" w:rsidR="002F443C" w:rsidRPr="0078743F" w:rsidRDefault="002F443C" w:rsidP="003C2AA2">
                      <w:pPr>
                        <w:pStyle w:val="Quote"/>
                      </w:pPr>
                      <w:r w:rsidRPr="00245A88">
                        <w:t>Figure 3.7.1</w:t>
                      </w:r>
                      <w:r w:rsidRPr="0078743F">
                        <w:t xml:space="preserve">- </w:t>
                      </w:r>
                      <w:r>
                        <w:t>Use case diagram of the proposed booking system</w:t>
                      </w:r>
                    </w:p>
                  </w:txbxContent>
                </v:textbox>
              </v:shape>
            </w:pict>
          </mc:Fallback>
        </mc:AlternateContent>
      </w:r>
      <w:r w:rsidR="00305F7D" w:rsidRPr="009C7D60">
        <w:rPr>
          <w:rFonts w:cs="Times New Roman"/>
          <w:szCs w:val="24"/>
        </w:rPr>
        <w:t xml:space="preserve"> </w:t>
      </w:r>
      <w:r w:rsidR="001E3A65">
        <w:rPr>
          <w:rFonts w:cs="Times New Roman"/>
          <w:szCs w:val="24"/>
        </w:rPr>
        <w:tab/>
      </w:r>
    </w:p>
    <w:p w14:paraId="4D915348" w14:textId="77777777" w:rsidR="001E3A65" w:rsidRDefault="001E3A65" w:rsidP="001E3A65">
      <w:pPr>
        <w:tabs>
          <w:tab w:val="right" w:pos="8821"/>
        </w:tabs>
        <w:rPr>
          <w:rFonts w:cs="Times New Roman"/>
          <w:szCs w:val="24"/>
        </w:rPr>
      </w:pPr>
    </w:p>
    <w:p w14:paraId="56AA38EF" w14:textId="5901FFF7" w:rsidR="00427465" w:rsidRPr="004C00ED" w:rsidRDefault="00427465" w:rsidP="004C00ED">
      <w:pPr>
        <w:pStyle w:val="Heading3"/>
      </w:pPr>
      <w:bookmarkStart w:id="41" w:name="_Toc57981354"/>
      <w:r w:rsidRPr="004C00ED">
        <w:lastRenderedPageBreak/>
        <w:t>Actors</w:t>
      </w:r>
      <w:bookmarkEnd w:id="41"/>
    </w:p>
    <w:p w14:paraId="5B570C67" w14:textId="77777777" w:rsidR="00427465" w:rsidRPr="00F54271" w:rsidRDefault="00427465" w:rsidP="00B51682">
      <w:pPr>
        <w:pStyle w:val="normaltab"/>
        <w:rPr>
          <w:b/>
        </w:rPr>
      </w:pPr>
      <w:r w:rsidRPr="00F54271">
        <w:t xml:space="preserve">There are </w:t>
      </w:r>
      <w:r w:rsidR="00B53737">
        <w:t xml:space="preserve">three actors on the system, Passenger, </w:t>
      </w:r>
      <w:r w:rsidR="00F80BF1">
        <w:t>GPS,</w:t>
      </w:r>
      <w:r w:rsidR="00B53737">
        <w:t xml:space="preserve"> and Bus.</w:t>
      </w:r>
      <w:r w:rsidRPr="00F54271">
        <w:t xml:space="preserve"> The actors </w:t>
      </w:r>
      <w:r w:rsidR="00B53737">
        <w:t xml:space="preserve">always </w:t>
      </w:r>
      <w:r w:rsidR="009948C9">
        <w:t>connect</w:t>
      </w:r>
      <w:r w:rsidR="00B53737">
        <w:t xml:space="preserve"> through the mobile app</w:t>
      </w:r>
      <w:r w:rsidR="00F80BF1">
        <w:t xml:space="preserve"> with the Firebase.</w:t>
      </w:r>
    </w:p>
    <w:p w14:paraId="3583B49E" w14:textId="0EBA9F92" w:rsidR="00427465" w:rsidRPr="00CF58AE" w:rsidRDefault="00427465" w:rsidP="004C00ED">
      <w:pPr>
        <w:pStyle w:val="Heading3"/>
      </w:pPr>
      <w:bookmarkStart w:id="42" w:name="_Toc57981355"/>
      <w:r w:rsidRPr="00CF58AE">
        <w:t>Use case narratives</w:t>
      </w:r>
      <w:bookmarkEnd w:id="42"/>
    </w:p>
    <w:p w14:paraId="18B4EC24" w14:textId="1285B2BB" w:rsidR="00F35BBC" w:rsidRDefault="00427465" w:rsidP="003E125B">
      <w:pPr>
        <w:pStyle w:val="normaltab"/>
      </w:pPr>
      <w:r w:rsidRPr="00F54271">
        <w:t xml:space="preserve">Use case narratives are the description about the use cases and it will describe the cases with respect to the Actors action and system response. </w:t>
      </w:r>
    </w:p>
    <w:p w14:paraId="1B8D27B4" w14:textId="1FE3EF85" w:rsidR="00683B05" w:rsidRDefault="00683B05" w:rsidP="00683B05">
      <w:pPr>
        <w:pStyle w:val="Heading3"/>
      </w:pPr>
      <w:bookmarkStart w:id="43" w:name="_Toc57981356"/>
      <w:r>
        <w:t>Use case Catalogue</w:t>
      </w:r>
      <w:bookmarkEnd w:id="43"/>
    </w:p>
    <w:p w14:paraId="0668874E" w14:textId="2336EDFD" w:rsidR="00683B05" w:rsidRDefault="00683B05" w:rsidP="00683B05"/>
    <w:p w14:paraId="423134E1" w14:textId="77777777" w:rsidR="00F75D75" w:rsidRPr="00683B05" w:rsidRDefault="00F75D75" w:rsidP="00683B05"/>
    <w:tbl>
      <w:tblPr>
        <w:tblStyle w:val="TableGrid"/>
        <w:tblW w:w="0" w:type="auto"/>
        <w:tblLayout w:type="fixed"/>
        <w:tblLook w:val="04A0" w:firstRow="1" w:lastRow="0" w:firstColumn="1" w:lastColumn="0" w:noHBand="0" w:noVBand="1"/>
      </w:tblPr>
      <w:tblGrid>
        <w:gridCol w:w="2381"/>
        <w:gridCol w:w="2036"/>
        <w:gridCol w:w="4619"/>
      </w:tblGrid>
      <w:tr w:rsidR="00245A88" w:rsidRPr="00C25580" w14:paraId="3F4698D3" w14:textId="77777777" w:rsidTr="003865BF">
        <w:trPr>
          <w:trHeight w:val="409"/>
        </w:trPr>
        <w:tc>
          <w:tcPr>
            <w:tcW w:w="2381" w:type="dxa"/>
            <w:vAlign w:val="center"/>
          </w:tcPr>
          <w:p w14:paraId="74C42EB5" w14:textId="77777777" w:rsidR="00245A88" w:rsidRPr="00F54271" w:rsidRDefault="00245A88" w:rsidP="003865BF">
            <w:pPr>
              <w:rPr>
                <w:rFonts w:cs="Times New Roman"/>
                <w:b/>
                <w:bCs/>
                <w:szCs w:val="24"/>
              </w:rPr>
            </w:pPr>
            <w:r w:rsidRPr="00F54271">
              <w:rPr>
                <w:rFonts w:cs="Times New Roman"/>
                <w:b/>
                <w:bCs/>
                <w:szCs w:val="24"/>
              </w:rPr>
              <w:t>Use case:</w:t>
            </w:r>
          </w:p>
        </w:tc>
        <w:tc>
          <w:tcPr>
            <w:tcW w:w="6655" w:type="dxa"/>
            <w:gridSpan w:val="2"/>
            <w:vAlign w:val="center"/>
          </w:tcPr>
          <w:p w14:paraId="2540BAAF" w14:textId="4236B7CE" w:rsidR="00245A88" w:rsidRPr="00F54271" w:rsidRDefault="00245A88" w:rsidP="003865BF">
            <w:pPr>
              <w:rPr>
                <w:rFonts w:cs="Times New Roman"/>
                <w:szCs w:val="24"/>
              </w:rPr>
            </w:pPr>
            <w:r>
              <w:rPr>
                <w:rFonts w:cs="Times New Roman"/>
                <w:szCs w:val="24"/>
              </w:rPr>
              <w:t>View the real time location on the map</w:t>
            </w:r>
          </w:p>
        </w:tc>
      </w:tr>
      <w:tr w:rsidR="00245A88" w:rsidRPr="00C25580" w14:paraId="6812A49B" w14:textId="77777777" w:rsidTr="003865BF">
        <w:trPr>
          <w:trHeight w:val="359"/>
        </w:trPr>
        <w:tc>
          <w:tcPr>
            <w:tcW w:w="2381" w:type="dxa"/>
            <w:vAlign w:val="center"/>
          </w:tcPr>
          <w:p w14:paraId="1261BAE9" w14:textId="77777777" w:rsidR="00245A88" w:rsidRPr="00F54271" w:rsidRDefault="00245A88" w:rsidP="003865BF">
            <w:pPr>
              <w:rPr>
                <w:rFonts w:cs="Times New Roman"/>
                <w:b/>
                <w:bCs/>
                <w:szCs w:val="24"/>
              </w:rPr>
            </w:pPr>
            <w:r w:rsidRPr="00F54271">
              <w:rPr>
                <w:rFonts w:cs="Times New Roman"/>
                <w:b/>
                <w:bCs/>
                <w:szCs w:val="24"/>
              </w:rPr>
              <w:t>Actors:</w:t>
            </w:r>
          </w:p>
        </w:tc>
        <w:tc>
          <w:tcPr>
            <w:tcW w:w="6655" w:type="dxa"/>
            <w:gridSpan w:val="2"/>
            <w:vAlign w:val="center"/>
          </w:tcPr>
          <w:p w14:paraId="4A4C3178" w14:textId="1AEDE0B3" w:rsidR="00245A88" w:rsidRPr="00F54271" w:rsidRDefault="00245A88" w:rsidP="003865BF">
            <w:pPr>
              <w:rPr>
                <w:rFonts w:cs="Times New Roman"/>
                <w:szCs w:val="24"/>
              </w:rPr>
            </w:pPr>
            <w:r>
              <w:rPr>
                <w:rFonts w:cs="Times New Roman"/>
                <w:szCs w:val="24"/>
              </w:rPr>
              <w:t>Passenger, GPS</w:t>
            </w:r>
          </w:p>
        </w:tc>
      </w:tr>
      <w:tr w:rsidR="00245A88" w:rsidRPr="00C25580" w14:paraId="629335A6" w14:textId="77777777" w:rsidTr="003865BF">
        <w:trPr>
          <w:trHeight w:val="332"/>
        </w:trPr>
        <w:tc>
          <w:tcPr>
            <w:tcW w:w="2381" w:type="dxa"/>
            <w:vAlign w:val="center"/>
          </w:tcPr>
          <w:p w14:paraId="2E41AA3F" w14:textId="77777777" w:rsidR="00245A88" w:rsidRPr="00F54271" w:rsidRDefault="00245A88" w:rsidP="003865BF">
            <w:pPr>
              <w:rPr>
                <w:rFonts w:cs="Times New Roman"/>
                <w:b/>
                <w:bCs/>
                <w:szCs w:val="24"/>
              </w:rPr>
            </w:pPr>
            <w:r w:rsidRPr="00F54271">
              <w:rPr>
                <w:rFonts w:cs="Times New Roman"/>
                <w:b/>
                <w:bCs/>
                <w:szCs w:val="24"/>
              </w:rPr>
              <w:t>Purpose:</w:t>
            </w:r>
          </w:p>
        </w:tc>
        <w:tc>
          <w:tcPr>
            <w:tcW w:w="6655" w:type="dxa"/>
            <w:gridSpan w:val="2"/>
            <w:vAlign w:val="center"/>
          </w:tcPr>
          <w:p w14:paraId="282D07DB" w14:textId="70C08E22" w:rsidR="00245A88" w:rsidRPr="00F54271" w:rsidRDefault="00245A88" w:rsidP="003865BF">
            <w:pPr>
              <w:rPr>
                <w:rFonts w:cs="Times New Roman"/>
                <w:szCs w:val="24"/>
              </w:rPr>
            </w:pPr>
            <w:r>
              <w:rPr>
                <w:rFonts w:cs="Times New Roman"/>
                <w:szCs w:val="24"/>
              </w:rPr>
              <w:t>Showing the real time location of the bus</w:t>
            </w:r>
          </w:p>
        </w:tc>
      </w:tr>
      <w:tr w:rsidR="00245A88" w:rsidRPr="00C25580" w14:paraId="42A3D991" w14:textId="77777777" w:rsidTr="003865BF">
        <w:trPr>
          <w:trHeight w:val="620"/>
        </w:trPr>
        <w:tc>
          <w:tcPr>
            <w:tcW w:w="2381" w:type="dxa"/>
            <w:vAlign w:val="center"/>
          </w:tcPr>
          <w:p w14:paraId="447DFA05" w14:textId="77777777" w:rsidR="00245A88" w:rsidRPr="00F54271" w:rsidRDefault="00245A88" w:rsidP="003865BF">
            <w:pPr>
              <w:rPr>
                <w:rFonts w:cs="Times New Roman"/>
                <w:b/>
                <w:bCs/>
                <w:szCs w:val="24"/>
              </w:rPr>
            </w:pPr>
            <w:r w:rsidRPr="00F54271">
              <w:rPr>
                <w:rFonts w:cs="Times New Roman"/>
                <w:b/>
                <w:bCs/>
                <w:szCs w:val="24"/>
              </w:rPr>
              <w:t>Overview:</w:t>
            </w:r>
          </w:p>
        </w:tc>
        <w:tc>
          <w:tcPr>
            <w:tcW w:w="6655" w:type="dxa"/>
            <w:gridSpan w:val="2"/>
            <w:vAlign w:val="center"/>
          </w:tcPr>
          <w:p w14:paraId="2FED6E0E" w14:textId="1F3CF6B6" w:rsidR="00245A88" w:rsidRPr="00F54271" w:rsidRDefault="003865BF" w:rsidP="003865BF">
            <w:pPr>
              <w:rPr>
                <w:rFonts w:cs="Times New Roman"/>
                <w:szCs w:val="24"/>
              </w:rPr>
            </w:pPr>
            <w:r>
              <w:rPr>
                <w:rFonts w:cs="Times New Roman"/>
                <w:szCs w:val="24"/>
              </w:rPr>
              <w:t xml:space="preserve">Indicate the location of the bus in google map using an icon </w:t>
            </w:r>
          </w:p>
        </w:tc>
      </w:tr>
      <w:tr w:rsidR="00245A88" w:rsidRPr="00C25580" w14:paraId="2494B6AA" w14:textId="77777777" w:rsidTr="003865BF">
        <w:trPr>
          <w:trHeight w:val="350"/>
        </w:trPr>
        <w:tc>
          <w:tcPr>
            <w:tcW w:w="2381" w:type="dxa"/>
            <w:vAlign w:val="center"/>
          </w:tcPr>
          <w:p w14:paraId="22DE5849" w14:textId="77777777" w:rsidR="00245A88" w:rsidRPr="00F54271" w:rsidRDefault="00245A88" w:rsidP="003865BF">
            <w:pPr>
              <w:rPr>
                <w:rFonts w:cs="Times New Roman"/>
                <w:b/>
                <w:bCs/>
                <w:szCs w:val="24"/>
              </w:rPr>
            </w:pPr>
            <w:r w:rsidRPr="00F54271">
              <w:rPr>
                <w:rFonts w:cs="Times New Roman"/>
                <w:b/>
                <w:bCs/>
                <w:szCs w:val="24"/>
              </w:rPr>
              <w:t>Type:</w:t>
            </w:r>
          </w:p>
        </w:tc>
        <w:tc>
          <w:tcPr>
            <w:tcW w:w="6655" w:type="dxa"/>
            <w:gridSpan w:val="2"/>
            <w:vAlign w:val="center"/>
          </w:tcPr>
          <w:p w14:paraId="46ED9C5F" w14:textId="77777777" w:rsidR="00245A88" w:rsidRPr="00F54271" w:rsidRDefault="00245A88" w:rsidP="003865BF">
            <w:pPr>
              <w:rPr>
                <w:rFonts w:cs="Times New Roman"/>
                <w:szCs w:val="24"/>
              </w:rPr>
            </w:pPr>
            <w:r>
              <w:rPr>
                <w:rFonts w:cs="Times New Roman"/>
                <w:szCs w:val="24"/>
              </w:rPr>
              <w:t>essential</w:t>
            </w:r>
          </w:p>
        </w:tc>
      </w:tr>
      <w:tr w:rsidR="00245A88" w:rsidRPr="00C25580" w14:paraId="2A9877CE" w14:textId="77777777" w:rsidTr="003865BF">
        <w:trPr>
          <w:trHeight w:val="629"/>
        </w:trPr>
        <w:tc>
          <w:tcPr>
            <w:tcW w:w="2381" w:type="dxa"/>
            <w:vAlign w:val="center"/>
          </w:tcPr>
          <w:p w14:paraId="78305C8A" w14:textId="77777777" w:rsidR="00245A88" w:rsidRPr="00F54271" w:rsidRDefault="00245A88" w:rsidP="003865BF">
            <w:pPr>
              <w:rPr>
                <w:rFonts w:cs="Times New Roman"/>
                <w:b/>
                <w:bCs/>
                <w:szCs w:val="24"/>
              </w:rPr>
            </w:pPr>
            <w:r w:rsidRPr="00F54271">
              <w:rPr>
                <w:rFonts w:cs="Times New Roman"/>
                <w:b/>
                <w:bCs/>
                <w:szCs w:val="24"/>
              </w:rPr>
              <w:t>Preconditions:</w:t>
            </w:r>
          </w:p>
        </w:tc>
        <w:tc>
          <w:tcPr>
            <w:tcW w:w="6655" w:type="dxa"/>
            <w:gridSpan w:val="2"/>
            <w:vAlign w:val="center"/>
          </w:tcPr>
          <w:p w14:paraId="725B1097" w14:textId="77777777" w:rsidR="00245A88" w:rsidRPr="00F54271" w:rsidRDefault="00245A88" w:rsidP="003865BF">
            <w:pPr>
              <w:rPr>
                <w:rFonts w:cs="Times New Roman"/>
                <w:szCs w:val="24"/>
              </w:rPr>
            </w:pPr>
            <w:r>
              <w:rPr>
                <w:rFonts w:cs="Times New Roman"/>
                <w:szCs w:val="24"/>
              </w:rPr>
              <w:t>Passenger must be reserved a seat</w:t>
            </w:r>
          </w:p>
        </w:tc>
      </w:tr>
      <w:tr w:rsidR="00245A88" w:rsidRPr="00C25580" w14:paraId="3DF2C508" w14:textId="77777777" w:rsidTr="003865BF">
        <w:trPr>
          <w:trHeight w:val="620"/>
        </w:trPr>
        <w:tc>
          <w:tcPr>
            <w:tcW w:w="2381" w:type="dxa"/>
            <w:vAlign w:val="center"/>
          </w:tcPr>
          <w:p w14:paraId="3638D28F" w14:textId="77777777" w:rsidR="00245A88" w:rsidRPr="00F54271" w:rsidRDefault="00245A88" w:rsidP="003865BF">
            <w:pPr>
              <w:rPr>
                <w:rFonts w:cs="Times New Roman"/>
                <w:b/>
                <w:bCs/>
                <w:szCs w:val="24"/>
              </w:rPr>
            </w:pPr>
            <w:r w:rsidRPr="00F54271">
              <w:rPr>
                <w:rFonts w:cs="Times New Roman"/>
                <w:b/>
                <w:bCs/>
                <w:szCs w:val="24"/>
              </w:rPr>
              <w:t>Post conditions:</w:t>
            </w:r>
          </w:p>
        </w:tc>
        <w:tc>
          <w:tcPr>
            <w:tcW w:w="6655" w:type="dxa"/>
            <w:gridSpan w:val="2"/>
            <w:vAlign w:val="center"/>
          </w:tcPr>
          <w:p w14:paraId="3CF27EAF" w14:textId="77777777" w:rsidR="00245A88" w:rsidRPr="00F54271" w:rsidRDefault="00245A88" w:rsidP="003865BF">
            <w:pPr>
              <w:rPr>
                <w:rFonts w:cs="Times New Roman"/>
                <w:szCs w:val="24"/>
              </w:rPr>
            </w:pPr>
            <w:r>
              <w:rPr>
                <w:rFonts w:cs="Times New Roman"/>
                <w:szCs w:val="24"/>
              </w:rPr>
              <w:t>Passenger knows the bus is near to the bus stop</w:t>
            </w:r>
          </w:p>
        </w:tc>
      </w:tr>
      <w:tr w:rsidR="00245A88" w:rsidRPr="00C25580" w14:paraId="6F0F1384" w14:textId="77777777" w:rsidTr="003865BF">
        <w:trPr>
          <w:trHeight w:val="395"/>
        </w:trPr>
        <w:tc>
          <w:tcPr>
            <w:tcW w:w="2381" w:type="dxa"/>
            <w:vAlign w:val="center"/>
          </w:tcPr>
          <w:p w14:paraId="257DAC5C" w14:textId="77777777" w:rsidR="00245A88" w:rsidRPr="00F54271" w:rsidRDefault="00245A88" w:rsidP="003865BF">
            <w:pPr>
              <w:rPr>
                <w:rFonts w:cs="Times New Roman"/>
                <w:b/>
                <w:bCs/>
                <w:szCs w:val="24"/>
              </w:rPr>
            </w:pPr>
            <w:r w:rsidRPr="00F54271">
              <w:rPr>
                <w:rFonts w:cs="Times New Roman"/>
                <w:b/>
                <w:bCs/>
                <w:szCs w:val="24"/>
              </w:rPr>
              <w:t>Special Requirements:</w:t>
            </w:r>
          </w:p>
        </w:tc>
        <w:tc>
          <w:tcPr>
            <w:tcW w:w="6655" w:type="dxa"/>
            <w:gridSpan w:val="2"/>
            <w:vAlign w:val="center"/>
          </w:tcPr>
          <w:p w14:paraId="614A00D7" w14:textId="77777777" w:rsidR="00245A88" w:rsidRPr="00F54271" w:rsidRDefault="00245A88" w:rsidP="003865BF">
            <w:pPr>
              <w:rPr>
                <w:rFonts w:cs="Times New Roman"/>
                <w:szCs w:val="24"/>
              </w:rPr>
            </w:pPr>
          </w:p>
        </w:tc>
      </w:tr>
      <w:tr w:rsidR="00245A88" w:rsidRPr="00C25580" w14:paraId="523DFDA9" w14:textId="77777777" w:rsidTr="003865BF">
        <w:trPr>
          <w:trHeight w:val="503"/>
        </w:trPr>
        <w:tc>
          <w:tcPr>
            <w:tcW w:w="9036" w:type="dxa"/>
            <w:gridSpan w:val="3"/>
            <w:vAlign w:val="center"/>
          </w:tcPr>
          <w:p w14:paraId="306C9FDF" w14:textId="77777777" w:rsidR="00245A88" w:rsidRPr="00F54271" w:rsidRDefault="00245A88" w:rsidP="003865BF">
            <w:pPr>
              <w:jc w:val="center"/>
              <w:rPr>
                <w:rFonts w:cs="Times New Roman"/>
                <w:b/>
                <w:bCs/>
                <w:szCs w:val="24"/>
              </w:rPr>
            </w:pPr>
            <w:r w:rsidRPr="00F54271">
              <w:rPr>
                <w:rFonts w:cs="Times New Roman"/>
                <w:b/>
                <w:bCs/>
                <w:szCs w:val="24"/>
              </w:rPr>
              <w:t>Flow of Event</w:t>
            </w:r>
          </w:p>
        </w:tc>
      </w:tr>
      <w:tr w:rsidR="00245A88" w:rsidRPr="00C25580" w14:paraId="57A91748" w14:textId="77777777" w:rsidTr="003865BF">
        <w:trPr>
          <w:trHeight w:val="449"/>
        </w:trPr>
        <w:tc>
          <w:tcPr>
            <w:tcW w:w="4417" w:type="dxa"/>
            <w:gridSpan w:val="2"/>
            <w:vAlign w:val="center"/>
          </w:tcPr>
          <w:p w14:paraId="2F391975" w14:textId="06D5148E" w:rsidR="00245A88" w:rsidRPr="00F54271" w:rsidRDefault="00A61129" w:rsidP="003865BF">
            <w:pPr>
              <w:jc w:val="center"/>
              <w:rPr>
                <w:rFonts w:cs="Times New Roman"/>
                <w:b/>
                <w:bCs/>
                <w:szCs w:val="24"/>
              </w:rPr>
            </w:pPr>
            <w:r>
              <w:rPr>
                <w:rFonts w:cs="Times New Roman"/>
                <w:b/>
                <w:bCs/>
                <w:szCs w:val="24"/>
              </w:rPr>
              <w:t>Actor</w:t>
            </w:r>
            <w:r w:rsidR="00245A88" w:rsidRPr="00F54271">
              <w:rPr>
                <w:rFonts w:cs="Times New Roman"/>
                <w:b/>
                <w:bCs/>
                <w:szCs w:val="24"/>
              </w:rPr>
              <w:t xml:space="preserve"> Actions</w:t>
            </w:r>
          </w:p>
        </w:tc>
        <w:tc>
          <w:tcPr>
            <w:tcW w:w="4619" w:type="dxa"/>
            <w:vAlign w:val="center"/>
          </w:tcPr>
          <w:p w14:paraId="3C9267E9" w14:textId="35FE7EFA" w:rsidR="00245A88" w:rsidRPr="00F54271" w:rsidRDefault="00A61129" w:rsidP="003865BF">
            <w:pPr>
              <w:jc w:val="center"/>
              <w:rPr>
                <w:rFonts w:cs="Times New Roman"/>
                <w:b/>
                <w:bCs/>
                <w:szCs w:val="24"/>
              </w:rPr>
            </w:pPr>
            <w:r>
              <w:rPr>
                <w:rFonts w:cs="Times New Roman"/>
                <w:b/>
                <w:bCs/>
                <w:szCs w:val="24"/>
              </w:rPr>
              <w:t>System Response</w:t>
            </w:r>
          </w:p>
        </w:tc>
      </w:tr>
      <w:tr w:rsidR="00245A88" w:rsidRPr="00C25580" w14:paraId="2D1D9006" w14:textId="77777777" w:rsidTr="003865BF">
        <w:trPr>
          <w:trHeight w:val="162"/>
        </w:trPr>
        <w:tc>
          <w:tcPr>
            <w:tcW w:w="4417" w:type="dxa"/>
            <w:gridSpan w:val="2"/>
          </w:tcPr>
          <w:p w14:paraId="4865C68C" w14:textId="504CFE3E" w:rsidR="00245A88" w:rsidRDefault="00A61129" w:rsidP="00A61129">
            <w:pPr>
              <w:pStyle w:val="ListParagraph"/>
              <w:numPr>
                <w:ilvl w:val="0"/>
                <w:numId w:val="38"/>
              </w:numPr>
              <w:jc w:val="left"/>
              <w:rPr>
                <w:rFonts w:cs="Times New Roman"/>
                <w:szCs w:val="24"/>
              </w:rPr>
            </w:pPr>
            <w:r>
              <w:rPr>
                <w:rFonts w:cs="Times New Roman"/>
                <w:szCs w:val="24"/>
              </w:rPr>
              <w:t xml:space="preserve">Passenger selects the bus </w:t>
            </w:r>
          </w:p>
          <w:p w14:paraId="34C26C63" w14:textId="6CBE822E" w:rsidR="00A61129" w:rsidRPr="00A61129" w:rsidRDefault="00A61129" w:rsidP="00A61129">
            <w:pPr>
              <w:pStyle w:val="ListParagraph"/>
              <w:numPr>
                <w:ilvl w:val="0"/>
                <w:numId w:val="38"/>
              </w:numPr>
              <w:jc w:val="left"/>
              <w:rPr>
                <w:rFonts w:cs="Times New Roman"/>
                <w:szCs w:val="24"/>
              </w:rPr>
            </w:pPr>
            <w:r>
              <w:rPr>
                <w:rFonts w:cs="Times New Roman"/>
                <w:szCs w:val="24"/>
              </w:rPr>
              <w:t>GPS signals send to the firebase</w:t>
            </w:r>
          </w:p>
          <w:p w14:paraId="037ED788" w14:textId="29EAE264" w:rsidR="00245A88" w:rsidRPr="00F54271" w:rsidRDefault="00245A88" w:rsidP="003865BF">
            <w:pPr>
              <w:rPr>
                <w:rFonts w:cs="Times New Roman"/>
                <w:szCs w:val="24"/>
              </w:rPr>
            </w:pPr>
          </w:p>
        </w:tc>
        <w:tc>
          <w:tcPr>
            <w:tcW w:w="4619" w:type="dxa"/>
          </w:tcPr>
          <w:p w14:paraId="66A558A8" w14:textId="77777777" w:rsidR="00245A88" w:rsidRDefault="00245A88" w:rsidP="003865BF">
            <w:pPr>
              <w:ind w:left="342" w:right="180" w:hanging="255"/>
              <w:jc w:val="left"/>
              <w:rPr>
                <w:rFonts w:cs="Times New Roman"/>
                <w:szCs w:val="24"/>
              </w:rPr>
            </w:pPr>
          </w:p>
          <w:p w14:paraId="341F3ABF" w14:textId="796EDABA" w:rsidR="00A61129" w:rsidRPr="00F54271" w:rsidRDefault="00A61129" w:rsidP="003865BF">
            <w:pPr>
              <w:ind w:left="342" w:right="180" w:hanging="255"/>
              <w:jc w:val="left"/>
              <w:rPr>
                <w:rFonts w:cs="Times New Roman"/>
                <w:szCs w:val="24"/>
              </w:rPr>
            </w:pPr>
            <w:r>
              <w:rPr>
                <w:rFonts w:cs="Times New Roman"/>
                <w:szCs w:val="24"/>
              </w:rPr>
              <w:t>3.System shows the location of the bus using an icon</w:t>
            </w:r>
          </w:p>
        </w:tc>
      </w:tr>
    </w:tbl>
    <w:p w14:paraId="11EC146F" w14:textId="7D972E17" w:rsidR="00245A88" w:rsidRDefault="00245A88" w:rsidP="003E125B">
      <w:pPr>
        <w:pStyle w:val="normaltab"/>
        <w:rPr>
          <w:b/>
        </w:rPr>
      </w:pPr>
    </w:p>
    <w:p w14:paraId="6F212F2F" w14:textId="671C058C" w:rsidR="00245A88" w:rsidRDefault="00245A88" w:rsidP="003E125B">
      <w:pPr>
        <w:pStyle w:val="normaltab"/>
        <w:rPr>
          <w:b/>
        </w:rPr>
      </w:pPr>
    </w:p>
    <w:p w14:paraId="08048FDD" w14:textId="77777777" w:rsidR="003865BF" w:rsidRDefault="003865BF" w:rsidP="003E125B">
      <w:pPr>
        <w:pStyle w:val="normaltab"/>
        <w:rPr>
          <w:b/>
        </w:rPr>
      </w:pPr>
    </w:p>
    <w:p w14:paraId="46B0B8FB" w14:textId="3AAF319E" w:rsidR="00245A88" w:rsidRDefault="00245A88" w:rsidP="003E125B">
      <w:pPr>
        <w:pStyle w:val="normaltab"/>
        <w:rPr>
          <w:b/>
        </w:rPr>
      </w:pPr>
    </w:p>
    <w:p w14:paraId="6E0F5270" w14:textId="731B6179" w:rsidR="00683B05" w:rsidRDefault="00683B05" w:rsidP="003E125B">
      <w:pPr>
        <w:pStyle w:val="normaltab"/>
        <w:rPr>
          <w:b/>
        </w:rPr>
      </w:pPr>
    </w:p>
    <w:p w14:paraId="7C774A40" w14:textId="07687DA7" w:rsidR="00683B05" w:rsidRDefault="00683B05" w:rsidP="003E125B">
      <w:pPr>
        <w:pStyle w:val="normaltab"/>
        <w:rPr>
          <w:b/>
        </w:rPr>
      </w:pPr>
    </w:p>
    <w:p w14:paraId="7E628BDF" w14:textId="259CE6C5" w:rsidR="00F75D75" w:rsidRDefault="00F75D75" w:rsidP="003E125B">
      <w:pPr>
        <w:pStyle w:val="normaltab"/>
        <w:rPr>
          <w:b/>
        </w:rPr>
      </w:pPr>
    </w:p>
    <w:p w14:paraId="0F4DD7AE" w14:textId="77777777" w:rsidR="00F75D75" w:rsidRDefault="00F75D75" w:rsidP="003E125B">
      <w:pPr>
        <w:pStyle w:val="normaltab"/>
        <w:rPr>
          <w:b/>
        </w:rPr>
      </w:pPr>
    </w:p>
    <w:tbl>
      <w:tblPr>
        <w:tblStyle w:val="TableGrid"/>
        <w:tblW w:w="0" w:type="auto"/>
        <w:tblLayout w:type="fixed"/>
        <w:tblLook w:val="04A0" w:firstRow="1" w:lastRow="0" w:firstColumn="1" w:lastColumn="0" w:noHBand="0" w:noVBand="1"/>
      </w:tblPr>
      <w:tblGrid>
        <w:gridCol w:w="2381"/>
        <w:gridCol w:w="2036"/>
        <w:gridCol w:w="4619"/>
      </w:tblGrid>
      <w:tr w:rsidR="00245A88" w:rsidRPr="00C25580" w14:paraId="479E2BC4" w14:textId="77777777" w:rsidTr="003865BF">
        <w:trPr>
          <w:trHeight w:val="409"/>
        </w:trPr>
        <w:tc>
          <w:tcPr>
            <w:tcW w:w="2381" w:type="dxa"/>
            <w:vAlign w:val="center"/>
          </w:tcPr>
          <w:p w14:paraId="62EDB336" w14:textId="77777777" w:rsidR="00245A88" w:rsidRPr="00F54271" w:rsidRDefault="00245A88" w:rsidP="003865BF">
            <w:pPr>
              <w:rPr>
                <w:rFonts w:cs="Times New Roman"/>
                <w:b/>
                <w:bCs/>
                <w:szCs w:val="24"/>
              </w:rPr>
            </w:pPr>
            <w:r w:rsidRPr="00F54271">
              <w:rPr>
                <w:rFonts w:cs="Times New Roman"/>
                <w:b/>
                <w:bCs/>
                <w:szCs w:val="24"/>
              </w:rPr>
              <w:t>Use case:</w:t>
            </w:r>
          </w:p>
        </w:tc>
        <w:tc>
          <w:tcPr>
            <w:tcW w:w="6655" w:type="dxa"/>
            <w:gridSpan w:val="2"/>
            <w:vAlign w:val="center"/>
          </w:tcPr>
          <w:p w14:paraId="54010EB6" w14:textId="0F2866C4" w:rsidR="00245A88" w:rsidRPr="00F54271" w:rsidRDefault="00A61129" w:rsidP="003865BF">
            <w:pPr>
              <w:rPr>
                <w:rFonts w:cs="Times New Roman"/>
                <w:szCs w:val="24"/>
              </w:rPr>
            </w:pPr>
            <w:r>
              <w:rPr>
                <w:rFonts w:cs="Times New Roman"/>
                <w:szCs w:val="24"/>
              </w:rPr>
              <w:t>View the passenger’s location</w:t>
            </w:r>
          </w:p>
        </w:tc>
      </w:tr>
      <w:tr w:rsidR="00245A88" w:rsidRPr="00C25580" w14:paraId="0AD015D0" w14:textId="77777777" w:rsidTr="003865BF">
        <w:trPr>
          <w:trHeight w:val="359"/>
        </w:trPr>
        <w:tc>
          <w:tcPr>
            <w:tcW w:w="2381" w:type="dxa"/>
            <w:vAlign w:val="center"/>
          </w:tcPr>
          <w:p w14:paraId="1A01DB44" w14:textId="77777777" w:rsidR="00245A88" w:rsidRPr="00F54271" w:rsidRDefault="00245A88" w:rsidP="003865BF">
            <w:pPr>
              <w:rPr>
                <w:rFonts w:cs="Times New Roman"/>
                <w:b/>
                <w:bCs/>
                <w:szCs w:val="24"/>
              </w:rPr>
            </w:pPr>
            <w:r w:rsidRPr="00F54271">
              <w:rPr>
                <w:rFonts w:cs="Times New Roman"/>
                <w:b/>
                <w:bCs/>
                <w:szCs w:val="24"/>
              </w:rPr>
              <w:t>Actors:</w:t>
            </w:r>
          </w:p>
        </w:tc>
        <w:tc>
          <w:tcPr>
            <w:tcW w:w="6655" w:type="dxa"/>
            <w:gridSpan w:val="2"/>
            <w:vAlign w:val="center"/>
          </w:tcPr>
          <w:p w14:paraId="54458A1B" w14:textId="12F01BAE" w:rsidR="00245A88" w:rsidRPr="00F54271" w:rsidRDefault="00A61129" w:rsidP="003865BF">
            <w:pPr>
              <w:rPr>
                <w:rFonts w:cs="Times New Roman"/>
                <w:szCs w:val="24"/>
              </w:rPr>
            </w:pPr>
            <w:r>
              <w:rPr>
                <w:rFonts w:cs="Times New Roman"/>
                <w:szCs w:val="24"/>
              </w:rPr>
              <w:t>Bus, GPS</w:t>
            </w:r>
          </w:p>
        </w:tc>
      </w:tr>
      <w:tr w:rsidR="00245A88" w:rsidRPr="00C25580" w14:paraId="17604851" w14:textId="77777777" w:rsidTr="003865BF">
        <w:trPr>
          <w:trHeight w:val="332"/>
        </w:trPr>
        <w:tc>
          <w:tcPr>
            <w:tcW w:w="2381" w:type="dxa"/>
            <w:vAlign w:val="center"/>
          </w:tcPr>
          <w:p w14:paraId="6BE18488" w14:textId="77777777" w:rsidR="00245A88" w:rsidRPr="00F54271" w:rsidRDefault="00245A88" w:rsidP="003865BF">
            <w:pPr>
              <w:rPr>
                <w:rFonts w:cs="Times New Roman"/>
                <w:b/>
                <w:bCs/>
                <w:szCs w:val="24"/>
              </w:rPr>
            </w:pPr>
            <w:r w:rsidRPr="00F54271">
              <w:rPr>
                <w:rFonts w:cs="Times New Roman"/>
                <w:b/>
                <w:bCs/>
                <w:szCs w:val="24"/>
              </w:rPr>
              <w:t>Purpose:</w:t>
            </w:r>
          </w:p>
        </w:tc>
        <w:tc>
          <w:tcPr>
            <w:tcW w:w="6655" w:type="dxa"/>
            <w:gridSpan w:val="2"/>
            <w:vAlign w:val="center"/>
          </w:tcPr>
          <w:p w14:paraId="45A6498C" w14:textId="0A1C8AB1" w:rsidR="00245A88" w:rsidRPr="00F54271" w:rsidRDefault="00A61129" w:rsidP="003865BF">
            <w:pPr>
              <w:rPr>
                <w:rFonts w:cs="Times New Roman"/>
                <w:szCs w:val="24"/>
              </w:rPr>
            </w:pPr>
            <w:r>
              <w:rPr>
                <w:rFonts w:cs="Times New Roman"/>
                <w:szCs w:val="24"/>
              </w:rPr>
              <w:t>Get the passenger’s location to the system</w:t>
            </w:r>
          </w:p>
        </w:tc>
      </w:tr>
      <w:tr w:rsidR="00245A88" w:rsidRPr="00C25580" w14:paraId="6683250D" w14:textId="77777777" w:rsidTr="003865BF">
        <w:trPr>
          <w:trHeight w:val="620"/>
        </w:trPr>
        <w:tc>
          <w:tcPr>
            <w:tcW w:w="2381" w:type="dxa"/>
            <w:vAlign w:val="center"/>
          </w:tcPr>
          <w:p w14:paraId="63C317B3" w14:textId="77777777" w:rsidR="00245A88" w:rsidRPr="00F54271" w:rsidRDefault="00245A88" w:rsidP="003865BF">
            <w:pPr>
              <w:rPr>
                <w:rFonts w:cs="Times New Roman"/>
                <w:b/>
                <w:bCs/>
                <w:szCs w:val="24"/>
              </w:rPr>
            </w:pPr>
            <w:r w:rsidRPr="00F54271">
              <w:rPr>
                <w:rFonts w:cs="Times New Roman"/>
                <w:b/>
                <w:bCs/>
                <w:szCs w:val="24"/>
              </w:rPr>
              <w:t>Overview:</w:t>
            </w:r>
          </w:p>
        </w:tc>
        <w:tc>
          <w:tcPr>
            <w:tcW w:w="6655" w:type="dxa"/>
            <w:gridSpan w:val="2"/>
            <w:vAlign w:val="center"/>
          </w:tcPr>
          <w:p w14:paraId="4E712AC8" w14:textId="66270DD6" w:rsidR="00245A88" w:rsidRPr="00F54271" w:rsidRDefault="00A61129" w:rsidP="003865BF">
            <w:pPr>
              <w:rPr>
                <w:rFonts w:cs="Times New Roman"/>
                <w:szCs w:val="24"/>
              </w:rPr>
            </w:pPr>
            <w:r>
              <w:rPr>
                <w:rFonts w:cs="Times New Roman"/>
                <w:szCs w:val="24"/>
              </w:rPr>
              <w:t xml:space="preserve">Using GPS signals, system getting information about the passenger location </w:t>
            </w:r>
          </w:p>
        </w:tc>
      </w:tr>
      <w:tr w:rsidR="00245A88" w:rsidRPr="00C25580" w14:paraId="704E16E4" w14:textId="77777777" w:rsidTr="003865BF">
        <w:trPr>
          <w:trHeight w:val="350"/>
        </w:trPr>
        <w:tc>
          <w:tcPr>
            <w:tcW w:w="2381" w:type="dxa"/>
            <w:vAlign w:val="center"/>
          </w:tcPr>
          <w:p w14:paraId="5031613A" w14:textId="77777777" w:rsidR="00245A88" w:rsidRPr="00F54271" w:rsidRDefault="00245A88" w:rsidP="003865BF">
            <w:pPr>
              <w:rPr>
                <w:rFonts w:cs="Times New Roman"/>
                <w:b/>
                <w:bCs/>
                <w:szCs w:val="24"/>
              </w:rPr>
            </w:pPr>
            <w:r w:rsidRPr="00F54271">
              <w:rPr>
                <w:rFonts w:cs="Times New Roman"/>
                <w:b/>
                <w:bCs/>
                <w:szCs w:val="24"/>
              </w:rPr>
              <w:t>Type:</w:t>
            </w:r>
          </w:p>
        </w:tc>
        <w:tc>
          <w:tcPr>
            <w:tcW w:w="6655" w:type="dxa"/>
            <w:gridSpan w:val="2"/>
            <w:vAlign w:val="center"/>
          </w:tcPr>
          <w:p w14:paraId="116BD16E" w14:textId="7A7D2948" w:rsidR="00245A88" w:rsidRPr="00F54271" w:rsidRDefault="002B100C" w:rsidP="003865BF">
            <w:pPr>
              <w:rPr>
                <w:rFonts w:cs="Times New Roman"/>
                <w:szCs w:val="24"/>
              </w:rPr>
            </w:pPr>
            <w:r>
              <w:rPr>
                <w:rFonts w:cs="Times New Roman"/>
                <w:szCs w:val="24"/>
              </w:rPr>
              <w:t>E</w:t>
            </w:r>
            <w:r w:rsidR="00245A88">
              <w:rPr>
                <w:rFonts w:cs="Times New Roman"/>
                <w:szCs w:val="24"/>
              </w:rPr>
              <w:t>ssential</w:t>
            </w:r>
          </w:p>
        </w:tc>
      </w:tr>
      <w:tr w:rsidR="00245A88" w:rsidRPr="00C25580" w14:paraId="4A2C1ADC" w14:textId="77777777" w:rsidTr="003865BF">
        <w:trPr>
          <w:trHeight w:val="629"/>
        </w:trPr>
        <w:tc>
          <w:tcPr>
            <w:tcW w:w="2381" w:type="dxa"/>
            <w:vAlign w:val="center"/>
          </w:tcPr>
          <w:p w14:paraId="7ED10FED" w14:textId="77777777" w:rsidR="00245A88" w:rsidRPr="00F54271" w:rsidRDefault="00245A88" w:rsidP="003865BF">
            <w:pPr>
              <w:rPr>
                <w:rFonts w:cs="Times New Roman"/>
                <w:b/>
                <w:bCs/>
                <w:szCs w:val="24"/>
              </w:rPr>
            </w:pPr>
            <w:r w:rsidRPr="00F54271">
              <w:rPr>
                <w:rFonts w:cs="Times New Roman"/>
                <w:b/>
                <w:bCs/>
                <w:szCs w:val="24"/>
              </w:rPr>
              <w:t>Preconditions:</w:t>
            </w:r>
          </w:p>
        </w:tc>
        <w:tc>
          <w:tcPr>
            <w:tcW w:w="6655" w:type="dxa"/>
            <w:gridSpan w:val="2"/>
            <w:vAlign w:val="center"/>
          </w:tcPr>
          <w:p w14:paraId="355CF4E7" w14:textId="2F154E5F" w:rsidR="00245A88" w:rsidRPr="00F54271" w:rsidRDefault="00A61129" w:rsidP="003865BF">
            <w:pPr>
              <w:rPr>
                <w:rFonts w:cs="Times New Roman"/>
                <w:szCs w:val="24"/>
              </w:rPr>
            </w:pPr>
            <w:r>
              <w:rPr>
                <w:rFonts w:cs="Times New Roman"/>
                <w:szCs w:val="24"/>
              </w:rPr>
              <w:t xml:space="preserve">passenger wants to </w:t>
            </w:r>
            <w:r w:rsidR="00160307">
              <w:rPr>
                <w:rFonts w:cs="Times New Roman"/>
                <w:szCs w:val="24"/>
              </w:rPr>
              <w:t xml:space="preserve">reserve a seat from a selected </w:t>
            </w:r>
            <w:r w:rsidR="00B24CAB">
              <w:rPr>
                <w:rFonts w:cs="Times New Roman"/>
                <w:szCs w:val="24"/>
              </w:rPr>
              <w:t>bus stop</w:t>
            </w:r>
            <w:r w:rsidR="00433212">
              <w:rPr>
                <w:rFonts w:cs="Times New Roman"/>
                <w:szCs w:val="24"/>
              </w:rPr>
              <w:t xml:space="preserve"> </w:t>
            </w:r>
          </w:p>
        </w:tc>
      </w:tr>
      <w:tr w:rsidR="00245A88" w:rsidRPr="00C25580" w14:paraId="100B93F6" w14:textId="77777777" w:rsidTr="003865BF">
        <w:trPr>
          <w:trHeight w:val="620"/>
        </w:trPr>
        <w:tc>
          <w:tcPr>
            <w:tcW w:w="2381" w:type="dxa"/>
            <w:vAlign w:val="center"/>
          </w:tcPr>
          <w:p w14:paraId="190F34B4" w14:textId="77777777" w:rsidR="00245A88" w:rsidRPr="00F54271" w:rsidRDefault="00245A88" w:rsidP="003865BF">
            <w:pPr>
              <w:rPr>
                <w:rFonts w:cs="Times New Roman"/>
                <w:b/>
                <w:bCs/>
                <w:szCs w:val="24"/>
              </w:rPr>
            </w:pPr>
            <w:r w:rsidRPr="00F54271">
              <w:rPr>
                <w:rFonts w:cs="Times New Roman"/>
                <w:b/>
                <w:bCs/>
                <w:szCs w:val="24"/>
              </w:rPr>
              <w:t>Post conditions:</w:t>
            </w:r>
          </w:p>
        </w:tc>
        <w:tc>
          <w:tcPr>
            <w:tcW w:w="6655" w:type="dxa"/>
            <w:gridSpan w:val="2"/>
            <w:vAlign w:val="center"/>
          </w:tcPr>
          <w:p w14:paraId="77659B81" w14:textId="569E4895" w:rsidR="00245A88" w:rsidRPr="00F54271" w:rsidRDefault="005C22B8" w:rsidP="003865BF">
            <w:pPr>
              <w:rPr>
                <w:rFonts w:cs="Times New Roman"/>
                <w:szCs w:val="24"/>
              </w:rPr>
            </w:pPr>
            <w:r>
              <w:rPr>
                <w:rFonts w:cs="Times New Roman"/>
                <w:szCs w:val="24"/>
              </w:rPr>
              <w:t>Bus can view the passenger location in the route</w:t>
            </w:r>
          </w:p>
        </w:tc>
      </w:tr>
      <w:tr w:rsidR="00245A88" w:rsidRPr="00C25580" w14:paraId="7F805C55" w14:textId="77777777" w:rsidTr="003865BF">
        <w:trPr>
          <w:trHeight w:val="395"/>
        </w:trPr>
        <w:tc>
          <w:tcPr>
            <w:tcW w:w="2381" w:type="dxa"/>
            <w:vAlign w:val="center"/>
          </w:tcPr>
          <w:p w14:paraId="2737EDA8" w14:textId="77777777" w:rsidR="00245A88" w:rsidRPr="00F54271" w:rsidRDefault="00245A88" w:rsidP="003865BF">
            <w:pPr>
              <w:rPr>
                <w:rFonts w:cs="Times New Roman"/>
                <w:b/>
                <w:bCs/>
                <w:szCs w:val="24"/>
              </w:rPr>
            </w:pPr>
            <w:r w:rsidRPr="00F54271">
              <w:rPr>
                <w:rFonts w:cs="Times New Roman"/>
                <w:b/>
                <w:bCs/>
                <w:szCs w:val="24"/>
              </w:rPr>
              <w:t>Special Requirements:</w:t>
            </w:r>
          </w:p>
        </w:tc>
        <w:tc>
          <w:tcPr>
            <w:tcW w:w="6655" w:type="dxa"/>
            <w:gridSpan w:val="2"/>
            <w:vAlign w:val="center"/>
          </w:tcPr>
          <w:p w14:paraId="27A4FCBB" w14:textId="1CF78DE3" w:rsidR="00245A88" w:rsidRPr="00F54271" w:rsidRDefault="005C22B8" w:rsidP="003865BF">
            <w:pPr>
              <w:rPr>
                <w:rFonts w:cs="Times New Roman"/>
                <w:szCs w:val="24"/>
              </w:rPr>
            </w:pPr>
            <w:r>
              <w:rPr>
                <w:rFonts w:cs="Times New Roman"/>
                <w:szCs w:val="24"/>
              </w:rPr>
              <w:t>The location of the passenger is the selected bus stop in the related bus route.</w:t>
            </w:r>
          </w:p>
        </w:tc>
      </w:tr>
      <w:tr w:rsidR="00245A88" w:rsidRPr="00C25580" w14:paraId="4B4B23DC" w14:textId="77777777" w:rsidTr="003865BF">
        <w:trPr>
          <w:trHeight w:val="503"/>
        </w:trPr>
        <w:tc>
          <w:tcPr>
            <w:tcW w:w="9036" w:type="dxa"/>
            <w:gridSpan w:val="3"/>
            <w:vAlign w:val="center"/>
          </w:tcPr>
          <w:p w14:paraId="7A63373D" w14:textId="77777777" w:rsidR="00245A88" w:rsidRPr="00F54271" w:rsidRDefault="00245A88" w:rsidP="003865BF">
            <w:pPr>
              <w:jc w:val="center"/>
              <w:rPr>
                <w:rFonts w:cs="Times New Roman"/>
                <w:b/>
                <w:bCs/>
                <w:szCs w:val="24"/>
              </w:rPr>
            </w:pPr>
            <w:r w:rsidRPr="00F54271">
              <w:rPr>
                <w:rFonts w:cs="Times New Roman"/>
                <w:b/>
                <w:bCs/>
                <w:szCs w:val="24"/>
              </w:rPr>
              <w:t>Flow of Event</w:t>
            </w:r>
          </w:p>
        </w:tc>
      </w:tr>
      <w:tr w:rsidR="00245A88" w:rsidRPr="00C25580" w14:paraId="68F5B679" w14:textId="77777777" w:rsidTr="003865BF">
        <w:trPr>
          <w:trHeight w:val="449"/>
        </w:trPr>
        <w:tc>
          <w:tcPr>
            <w:tcW w:w="4417" w:type="dxa"/>
            <w:gridSpan w:val="2"/>
            <w:vAlign w:val="center"/>
          </w:tcPr>
          <w:p w14:paraId="1CAB7CC6" w14:textId="5499229A" w:rsidR="00245A88" w:rsidRPr="00F54271" w:rsidRDefault="005C22B8" w:rsidP="003865BF">
            <w:pPr>
              <w:jc w:val="center"/>
              <w:rPr>
                <w:rFonts w:cs="Times New Roman"/>
                <w:b/>
                <w:bCs/>
                <w:szCs w:val="24"/>
              </w:rPr>
            </w:pPr>
            <w:r>
              <w:rPr>
                <w:rFonts w:cs="Times New Roman"/>
                <w:b/>
                <w:bCs/>
                <w:szCs w:val="24"/>
              </w:rPr>
              <w:t>Actor</w:t>
            </w:r>
            <w:r w:rsidR="00245A88" w:rsidRPr="00F54271">
              <w:rPr>
                <w:rFonts w:cs="Times New Roman"/>
                <w:b/>
                <w:bCs/>
                <w:szCs w:val="24"/>
              </w:rPr>
              <w:t xml:space="preserve"> Actions</w:t>
            </w:r>
          </w:p>
        </w:tc>
        <w:tc>
          <w:tcPr>
            <w:tcW w:w="4619" w:type="dxa"/>
            <w:vAlign w:val="center"/>
          </w:tcPr>
          <w:p w14:paraId="79DE8733" w14:textId="0135C29C" w:rsidR="00245A88" w:rsidRPr="00F54271" w:rsidRDefault="005C22B8" w:rsidP="003865BF">
            <w:pPr>
              <w:jc w:val="center"/>
              <w:rPr>
                <w:rFonts w:cs="Times New Roman"/>
                <w:b/>
                <w:bCs/>
                <w:szCs w:val="24"/>
              </w:rPr>
            </w:pPr>
            <w:r>
              <w:rPr>
                <w:rFonts w:cs="Times New Roman"/>
                <w:b/>
                <w:bCs/>
                <w:szCs w:val="24"/>
              </w:rPr>
              <w:t>System</w:t>
            </w:r>
            <w:r w:rsidR="00245A88">
              <w:rPr>
                <w:rFonts w:cs="Times New Roman"/>
                <w:b/>
                <w:bCs/>
                <w:szCs w:val="24"/>
              </w:rPr>
              <w:t xml:space="preserve"> </w:t>
            </w:r>
            <w:r w:rsidR="00245A88" w:rsidRPr="00F54271">
              <w:rPr>
                <w:rFonts w:cs="Times New Roman"/>
                <w:b/>
                <w:bCs/>
                <w:szCs w:val="24"/>
              </w:rPr>
              <w:t>Response</w:t>
            </w:r>
          </w:p>
        </w:tc>
      </w:tr>
      <w:tr w:rsidR="00245A88" w:rsidRPr="00C25580" w14:paraId="5C8B5613" w14:textId="77777777" w:rsidTr="003865BF">
        <w:trPr>
          <w:trHeight w:val="162"/>
        </w:trPr>
        <w:tc>
          <w:tcPr>
            <w:tcW w:w="4417" w:type="dxa"/>
            <w:gridSpan w:val="2"/>
          </w:tcPr>
          <w:p w14:paraId="7AD4F480" w14:textId="77777777" w:rsidR="002B100C" w:rsidRDefault="005C22B8" w:rsidP="00CC1AEF">
            <w:pPr>
              <w:ind w:left="270" w:hanging="270"/>
              <w:jc w:val="left"/>
              <w:rPr>
                <w:rFonts w:cs="Times New Roman"/>
                <w:szCs w:val="24"/>
              </w:rPr>
            </w:pPr>
            <w:r>
              <w:rPr>
                <w:rFonts w:cs="Times New Roman"/>
                <w:szCs w:val="24"/>
              </w:rPr>
              <w:t>1.</w:t>
            </w:r>
            <w:r w:rsidR="0070388C">
              <w:rPr>
                <w:rFonts w:cs="Times New Roman"/>
                <w:szCs w:val="24"/>
              </w:rPr>
              <w:t>Get the GPS location of the requested bus stop in the route</w:t>
            </w:r>
          </w:p>
          <w:p w14:paraId="067F5E65" w14:textId="2447208A" w:rsidR="00CC1AEF" w:rsidRPr="00F54271" w:rsidRDefault="00CC1AEF" w:rsidP="00CC1AEF">
            <w:pPr>
              <w:ind w:left="270" w:hanging="270"/>
              <w:jc w:val="left"/>
              <w:rPr>
                <w:rFonts w:cs="Times New Roman"/>
                <w:szCs w:val="24"/>
              </w:rPr>
            </w:pPr>
          </w:p>
        </w:tc>
        <w:tc>
          <w:tcPr>
            <w:tcW w:w="4619" w:type="dxa"/>
          </w:tcPr>
          <w:p w14:paraId="6C40643A" w14:textId="77777777" w:rsidR="00245A88" w:rsidRDefault="0070388C" w:rsidP="003865BF">
            <w:pPr>
              <w:ind w:left="342" w:right="180" w:hanging="255"/>
              <w:jc w:val="left"/>
              <w:rPr>
                <w:rFonts w:cs="Times New Roman"/>
                <w:szCs w:val="24"/>
              </w:rPr>
            </w:pPr>
            <w:r>
              <w:rPr>
                <w:rFonts w:cs="Times New Roman"/>
                <w:szCs w:val="24"/>
              </w:rPr>
              <w:t>2.</w:t>
            </w:r>
            <w:r w:rsidR="002B100C">
              <w:rPr>
                <w:rFonts w:cs="Times New Roman"/>
                <w:szCs w:val="24"/>
              </w:rPr>
              <w:t>update the firebase using the longitudes and latitudes of the passenger location</w:t>
            </w:r>
          </w:p>
          <w:p w14:paraId="5F550AC7" w14:textId="360B800E" w:rsidR="002B100C" w:rsidRPr="00F54271" w:rsidRDefault="002B100C" w:rsidP="003865BF">
            <w:pPr>
              <w:ind w:left="342" w:right="180" w:hanging="255"/>
              <w:jc w:val="left"/>
              <w:rPr>
                <w:rFonts w:cs="Times New Roman"/>
                <w:szCs w:val="24"/>
              </w:rPr>
            </w:pPr>
          </w:p>
        </w:tc>
      </w:tr>
    </w:tbl>
    <w:p w14:paraId="69279641" w14:textId="1138EBE0" w:rsidR="00245A88" w:rsidRDefault="00245A88" w:rsidP="003E125B">
      <w:pPr>
        <w:pStyle w:val="normaltab"/>
        <w:rPr>
          <w:b/>
        </w:rPr>
      </w:pPr>
    </w:p>
    <w:p w14:paraId="4FBDAECA" w14:textId="3AE760FC" w:rsidR="00683B05" w:rsidRDefault="00683B05" w:rsidP="003E125B">
      <w:pPr>
        <w:pStyle w:val="normaltab"/>
        <w:rPr>
          <w:b/>
        </w:rPr>
      </w:pPr>
    </w:p>
    <w:p w14:paraId="59808913" w14:textId="33177C77" w:rsidR="00683B05" w:rsidRDefault="00683B05" w:rsidP="003E125B">
      <w:pPr>
        <w:pStyle w:val="normaltab"/>
        <w:rPr>
          <w:b/>
        </w:rPr>
      </w:pPr>
    </w:p>
    <w:p w14:paraId="270E9D8D" w14:textId="76BEE62A" w:rsidR="00683B05" w:rsidRDefault="00683B05" w:rsidP="003E125B">
      <w:pPr>
        <w:pStyle w:val="normaltab"/>
        <w:rPr>
          <w:b/>
        </w:rPr>
      </w:pPr>
    </w:p>
    <w:p w14:paraId="1490BF17" w14:textId="0FFF8324" w:rsidR="00683B05" w:rsidRDefault="00683B05" w:rsidP="003E125B">
      <w:pPr>
        <w:pStyle w:val="normaltab"/>
        <w:rPr>
          <w:b/>
        </w:rPr>
      </w:pPr>
    </w:p>
    <w:p w14:paraId="5856AEE1" w14:textId="107FCD6D" w:rsidR="00683B05" w:rsidRDefault="00683B05" w:rsidP="003E125B">
      <w:pPr>
        <w:pStyle w:val="normaltab"/>
        <w:rPr>
          <w:b/>
        </w:rPr>
      </w:pPr>
    </w:p>
    <w:p w14:paraId="1843FF99" w14:textId="77777777" w:rsidR="00F75D75" w:rsidRDefault="00F75D75" w:rsidP="003E125B">
      <w:pPr>
        <w:pStyle w:val="normaltab"/>
        <w:rPr>
          <w:b/>
        </w:rPr>
      </w:pPr>
    </w:p>
    <w:p w14:paraId="43F8CBCC" w14:textId="77777777" w:rsidR="00683B05" w:rsidRDefault="00683B05" w:rsidP="003E125B">
      <w:pPr>
        <w:pStyle w:val="normaltab"/>
        <w:rPr>
          <w:b/>
        </w:rPr>
      </w:pPr>
    </w:p>
    <w:tbl>
      <w:tblPr>
        <w:tblStyle w:val="TableGrid"/>
        <w:tblW w:w="0" w:type="auto"/>
        <w:tblLayout w:type="fixed"/>
        <w:tblLook w:val="04A0" w:firstRow="1" w:lastRow="0" w:firstColumn="1" w:lastColumn="0" w:noHBand="0" w:noVBand="1"/>
      </w:tblPr>
      <w:tblGrid>
        <w:gridCol w:w="2381"/>
        <w:gridCol w:w="2036"/>
        <w:gridCol w:w="4619"/>
      </w:tblGrid>
      <w:tr w:rsidR="00245A88" w:rsidRPr="00C25580" w14:paraId="0C960E32" w14:textId="77777777" w:rsidTr="003865BF">
        <w:trPr>
          <w:trHeight w:val="409"/>
        </w:trPr>
        <w:tc>
          <w:tcPr>
            <w:tcW w:w="2381" w:type="dxa"/>
            <w:vAlign w:val="center"/>
          </w:tcPr>
          <w:p w14:paraId="0F2DB64F" w14:textId="77777777" w:rsidR="00245A88" w:rsidRPr="00F54271" w:rsidRDefault="00245A88" w:rsidP="003865BF">
            <w:pPr>
              <w:rPr>
                <w:rFonts w:cs="Times New Roman"/>
                <w:b/>
                <w:bCs/>
                <w:szCs w:val="24"/>
              </w:rPr>
            </w:pPr>
            <w:r w:rsidRPr="00F54271">
              <w:rPr>
                <w:rFonts w:cs="Times New Roman"/>
                <w:b/>
                <w:bCs/>
                <w:szCs w:val="24"/>
              </w:rPr>
              <w:t>Use case:</w:t>
            </w:r>
          </w:p>
        </w:tc>
        <w:tc>
          <w:tcPr>
            <w:tcW w:w="6655" w:type="dxa"/>
            <w:gridSpan w:val="2"/>
            <w:vAlign w:val="center"/>
          </w:tcPr>
          <w:p w14:paraId="67B7ADDE" w14:textId="469A596E" w:rsidR="00245A88" w:rsidRPr="00F54271" w:rsidRDefault="00CC1AEF" w:rsidP="003865BF">
            <w:pPr>
              <w:rPr>
                <w:rFonts w:cs="Times New Roman"/>
                <w:szCs w:val="24"/>
              </w:rPr>
            </w:pPr>
            <w:r>
              <w:rPr>
                <w:rFonts w:cs="Times New Roman"/>
                <w:szCs w:val="24"/>
              </w:rPr>
              <w:t>Register Driver &amp; Conductor</w:t>
            </w:r>
          </w:p>
        </w:tc>
      </w:tr>
      <w:tr w:rsidR="00245A88" w:rsidRPr="00C25580" w14:paraId="7DCEA67A" w14:textId="77777777" w:rsidTr="003865BF">
        <w:trPr>
          <w:trHeight w:val="359"/>
        </w:trPr>
        <w:tc>
          <w:tcPr>
            <w:tcW w:w="2381" w:type="dxa"/>
            <w:vAlign w:val="center"/>
          </w:tcPr>
          <w:p w14:paraId="73AB40E5" w14:textId="77777777" w:rsidR="00245A88" w:rsidRPr="00F54271" w:rsidRDefault="00245A88" w:rsidP="003865BF">
            <w:pPr>
              <w:rPr>
                <w:rFonts w:cs="Times New Roman"/>
                <w:b/>
                <w:bCs/>
                <w:szCs w:val="24"/>
              </w:rPr>
            </w:pPr>
            <w:r w:rsidRPr="00F54271">
              <w:rPr>
                <w:rFonts w:cs="Times New Roman"/>
                <w:b/>
                <w:bCs/>
                <w:szCs w:val="24"/>
              </w:rPr>
              <w:t>Actors:</w:t>
            </w:r>
          </w:p>
        </w:tc>
        <w:tc>
          <w:tcPr>
            <w:tcW w:w="6655" w:type="dxa"/>
            <w:gridSpan w:val="2"/>
            <w:vAlign w:val="center"/>
          </w:tcPr>
          <w:p w14:paraId="0BE57BE5" w14:textId="57ECC580" w:rsidR="00245A88" w:rsidRPr="00F54271" w:rsidRDefault="00CC1AEF" w:rsidP="003865BF">
            <w:pPr>
              <w:rPr>
                <w:rFonts w:cs="Times New Roman"/>
                <w:szCs w:val="24"/>
              </w:rPr>
            </w:pPr>
            <w:r>
              <w:rPr>
                <w:rFonts w:cs="Times New Roman"/>
                <w:szCs w:val="24"/>
              </w:rPr>
              <w:t>Bus</w:t>
            </w:r>
          </w:p>
        </w:tc>
      </w:tr>
      <w:tr w:rsidR="00245A88" w:rsidRPr="00C25580" w14:paraId="1D13F212" w14:textId="77777777" w:rsidTr="003865BF">
        <w:trPr>
          <w:trHeight w:val="332"/>
        </w:trPr>
        <w:tc>
          <w:tcPr>
            <w:tcW w:w="2381" w:type="dxa"/>
            <w:vAlign w:val="center"/>
          </w:tcPr>
          <w:p w14:paraId="7BD58F8D" w14:textId="77777777" w:rsidR="00245A88" w:rsidRPr="00F54271" w:rsidRDefault="00245A88" w:rsidP="003865BF">
            <w:pPr>
              <w:rPr>
                <w:rFonts w:cs="Times New Roman"/>
                <w:b/>
                <w:bCs/>
                <w:szCs w:val="24"/>
              </w:rPr>
            </w:pPr>
            <w:r w:rsidRPr="00F54271">
              <w:rPr>
                <w:rFonts w:cs="Times New Roman"/>
                <w:b/>
                <w:bCs/>
                <w:szCs w:val="24"/>
              </w:rPr>
              <w:t>Purpose:</w:t>
            </w:r>
          </w:p>
        </w:tc>
        <w:tc>
          <w:tcPr>
            <w:tcW w:w="6655" w:type="dxa"/>
            <w:gridSpan w:val="2"/>
            <w:vAlign w:val="center"/>
          </w:tcPr>
          <w:p w14:paraId="4AF11087" w14:textId="57726F0E" w:rsidR="00245A88" w:rsidRPr="00F54271" w:rsidRDefault="00E1077F" w:rsidP="003865BF">
            <w:pPr>
              <w:rPr>
                <w:rFonts w:cs="Times New Roman"/>
                <w:szCs w:val="24"/>
              </w:rPr>
            </w:pPr>
            <w:r>
              <w:rPr>
                <w:rFonts w:cs="Times New Roman"/>
                <w:szCs w:val="24"/>
              </w:rPr>
              <w:t>Register drivers/conductors and buses to the system</w:t>
            </w:r>
          </w:p>
        </w:tc>
      </w:tr>
      <w:tr w:rsidR="00245A88" w:rsidRPr="00C25580" w14:paraId="751E67B3" w14:textId="77777777" w:rsidTr="003865BF">
        <w:trPr>
          <w:trHeight w:val="620"/>
        </w:trPr>
        <w:tc>
          <w:tcPr>
            <w:tcW w:w="2381" w:type="dxa"/>
            <w:vAlign w:val="center"/>
          </w:tcPr>
          <w:p w14:paraId="213A6D04" w14:textId="77777777" w:rsidR="00245A88" w:rsidRPr="00F54271" w:rsidRDefault="00245A88" w:rsidP="003865BF">
            <w:pPr>
              <w:rPr>
                <w:rFonts w:cs="Times New Roman"/>
                <w:b/>
                <w:bCs/>
                <w:szCs w:val="24"/>
              </w:rPr>
            </w:pPr>
            <w:r w:rsidRPr="00F54271">
              <w:rPr>
                <w:rFonts w:cs="Times New Roman"/>
                <w:b/>
                <w:bCs/>
                <w:szCs w:val="24"/>
              </w:rPr>
              <w:t>Overview:</w:t>
            </w:r>
          </w:p>
        </w:tc>
        <w:tc>
          <w:tcPr>
            <w:tcW w:w="6655" w:type="dxa"/>
            <w:gridSpan w:val="2"/>
            <w:vAlign w:val="center"/>
          </w:tcPr>
          <w:p w14:paraId="5974E913" w14:textId="6DD3FC2D" w:rsidR="00245A88" w:rsidRPr="00F54271" w:rsidRDefault="00E1077F" w:rsidP="003865BF">
            <w:pPr>
              <w:rPr>
                <w:rFonts w:cs="Times New Roman"/>
                <w:szCs w:val="24"/>
              </w:rPr>
            </w:pPr>
            <w:r>
              <w:rPr>
                <w:rFonts w:cs="Times New Roman"/>
                <w:szCs w:val="24"/>
              </w:rPr>
              <w:t>Entering the driver/conductor/bus details to the database using the registration process</w:t>
            </w:r>
          </w:p>
        </w:tc>
      </w:tr>
      <w:tr w:rsidR="00245A88" w:rsidRPr="00C25580" w14:paraId="4C6CFD5F" w14:textId="77777777" w:rsidTr="003865BF">
        <w:trPr>
          <w:trHeight w:val="350"/>
        </w:trPr>
        <w:tc>
          <w:tcPr>
            <w:tcW w:w="2381" w:type="dxa"/>
            <w:vAlign w:val="center"/>
          </w:tcPr>
          <w:p w14:paraId="2A7D2A27" w14:textId="77777777" w:rsidR="00245A88" w:rsidRPr="00F54271" w:rsidRDefault="00245A88" w:rsidP="003865BF">
            <w:pPr>
              <w:rPr>
                <w:rFonts w:cs="Times New Roman"/>
                <w:b/>
                <w:bCs/>
                <w:szCs w:val="24"/>
              </w:rPr>
            </w:pPr>
            <w:r w:rsidRPr="00F54271">
              <w:rPr>
                <w:rFonts w:cs="Times New Roman"/>
                <w:b/>
                <w:bCs/>
                <w:szCs w:val="24"/>
              </w:rPr>
              <w:t>Type:</w:t>
            </w:r>
          </w:p>
        </w:tc>
        <w:tc>
          <w:tcPr>
            <w:tcW w:w="6655" w:type="dxa"/>
            <w:gridSpan w:val="2"/>
            <w:vAlign w:val="center"/>
          </w:tcPr>
          <w:p w14:paraId="1EC6D1D8" w14:textId="507B4AD5" w:rsidR="00245A88" w:rsidRPr="00F54271" w:rsidRDefault="00E1077F" w:rsidP="003865BF">
            <w:pPr>
              <w:rPr>
                <w:rFonts w:cs="Times New Roman"/>
                <w:szCs w:val="24"/>
              </w:rPr>
            </w:pPr>
            <w:r>
              <w:rPr>
                <w:rFonts w:cs="Times New Roman"/>
                <w:szCs w:val="24"/>
              </w:rPr>
              <w:t>Essential</w:t>
            </w:r>
          </w:p>
        </w:tc>
      </w:tr>
      <w:tr w:rsidR="00245A88" w:rsidRPr="00C25580" w14:paraId="2FAEB212" w14:textId="77777777" w:rsidTr="003865BF">
        <w:trPr>
          <w:trHeight w:val="629"/>
        </w:trPr>
        <w:tc>
          <w:tcPr>
            <w:tcW w:w="2381" w:type="dxa"/>
            <w:vAlign w:val="center"/>
          </w:tcPr>
          <w:p w14:paraId="0C40FE4E" w14:textId="77777777" w:rsidR="00245A88" w:rsidRPr="00F54271" w:rsidRDefault="00245A88" w:rsidP="003865BF">
            <w:pPr>
              <w:rPr>
                <w:rFonts w:cs="Times New Roman"/>
                <w:b/>
                <w:bCs/>
                <w:szCs w:val="24"/>
              </w:rPr>
            </w:pPr>
            <w:r w:rsidRPr="00F54271">
              <w:rPr>
                <w:rFonts w:cs="Times New Roman"/>
                <w:b/>
                <w:bCs/>
                <w:szCs w:val="24"/>
              </w:rPr>
              <w:t>Preconditions:</w:t>
            </w:r>
          </w:p>
        </w:tc>
        <w:tc>
          <w:tcPr>
            <w:tcW w:w="6655" w:type="dxa"/>
            <w:gridSpan w:val="2"/>
            <w:vAlign w:val="center"/>
          </w:tcPr>
          <w:p w14:paraId="3468B32E" w14:textId="10D2C260" w:rsidR="00245A88" w:rsidRPr="00F54271" w:rsidRDefault="00E1077F" w:rsidP="003865BF">
            <w:pPr>
              <w:rPr>
                <w:rFonts w:cs="Times New Roman"/>
                <w:szCs w:val="24"/>
              </w:rPr>
            </w:pPr>
            <w:r>
              <w:rPr>
                <w:rFonts w:cs="Times New Roman"/>
                <w:szCs w:val="24"/>
              </w:rPr>
              <w:t xml:space="preserve">Driver/conductor/bus should have license </w:t>
            </w:r>
          </w:p>
        </w:tc>
      </w:tr>
      <w:tr w:rsidR="00245A88" w:rsidRPr="00C25580" w14:paraId="64A2CAA2" w14:textId="77777777" w:rsidTr="003865BF">
        <w:trPr>
          <w:trHeight w:val="620"/>
        </w:trPr>
        <w:tc>
          <w:tcPr>
            <w:tcW w:w="2381" w:type="dxa"/>
            <w:vAlign w:val="center"/>
          </w:tcPr>
          <w:p w14:paraId="5BF22585" w14:textId="77777777" w:rsidR="00245A88" w:rsidRPr="00F54271" w:rsidRDefault="00245A88" w:rsidP="003865BF">
            <w:pPr>
              <w:rPr>
                <w:rFonts w:cs="Times New Roman"/>
                <w:b/>
                <w:bCs/>
                <w:szCs w:val="24"/>
              </w:rPr>
            </w:pPr>
            <w:r w:rsidRPr="00F54271">
              <w:rPr>
                <w:rFonts w:cs="Times New Roman"/>
                <w:b/>
                <w:bCs/>
                <w:szCs w:val="24"/>
              </w:rPr>
              <w:t>Post conditions:</w:t>
            </w:r>
          </w:p>
        </w:tc>
        <w:tc>
          <w:tcPr>
            <w:tcW w:w="6655" w:type="dxa"/>
            <w:gridSpan w:val="2"/>
            <w:vAlign w:val="center"/>
          </w:tcPr>
          <w:p w14:paraId="73963601" w14:textId="3704B54C" w:rsidR="00245A88" w:rsidRPr="00F54271" w:rsidRDefault="00005068" w:rsidP="003865BF">
            <w:pPr>
              <w:rPr>
                <w:rFonts w:cs="Times New Roman"/>
                <w:szCs w:val="24"/>
              </w:rPr>
            </w:pPr>
            <w:r>
              <w:rPr>
                <w:rFonts w:cs="Times New Roman"/>
                <w:szCs w:val="24"/>
              </w:rPr>
              <w:t>System database update with information of driver/conductor/bus</w:t>
            </w:r>
          </w:p>
        </w:tc>
      </w:tr>
      <w:tr w:rsidR="00245A88" w:rsidRPr="00C25580" w14:paraId="5194BADB" w14:textId="77777777" w:rsidTr="003865BF">
        <w:trPr>
          <w:trHeight w:val="395"/>
        </w:trPr>
        <w:tc>
          <w:tcPr>
            <w:tcW w:w="2381" w:type="dxa"/>
            <w:vAlign w:val="center"/>
          </w:tcPr>
          <w:p w14:paraId="544495DF" w14:textId="77777777" w:rsidR="00245A88" w:rsidRPr="00F54271" w:rsidRDefault="00245A88" w:rsidP="003865BF">
            <w:pPr>
              <w:rPr>
                <w:rFonts w:cs="Times New Roman"/>
                <w:b/>
                <w:bCs/>
                <w:szCs w:val="24"/>
              </w:rPr>
            </w:pPr>
            <w:r w:rsidRPr="00F54271">
              <w:rPr>
                <w:rFonts w:cs="Times New Roman"/>
                <w:b/>
                <w:bCs/>
                <w:szCs w:val="24"/>
              </w:rPr>
              <w:t>Special Requirements:</w:t>
            </w:r>
          </w:p>
        </w:tc>
        <w:tc>
          <w:tcPr>
            <w:tcW w:w="6655" w:type="dxa"/>
            <w:gridSpan w:val="2"/>
            <w:vAlign w:val="center"/>
          </w:tcPr>
          <w:p w14:paraId="663670DD" w14:textId="77777777" w:rsidR="00245A88" w:rsidRPr="00F54271" w:rsidRDefault="00245A88" w:rsidP="003865BF">
            <w:pPr>
              <w:rPr>
                <w:rFonts w:cs="Times New Roman"/>
                <w:szCs w:val="24"/>
              </w:rPr>
            </w:pPr>
          </w:p>
        </w:tc>
      </w:tr>
      <w:tr w:rsidR="00245A88" w:rsidRPr="00C25580" w14:paraId="644F96AA" w14:textId="77777777" w:rsidTr="003865BF">
        <w:trPr>
          <w:trHeight w:val="503"/>
        </w:trPr>
        <w:tc>
          <w:tcPr>
            <w:tcW w:w="9036" w:type="dxa"/>
            <w:gridSpan w:val="3"/>
            <w:vAlign w:val="center"/>
          </w:tcPr>
          <w:p w14:paraId="51D144F7" w14:textId="77777777" w:rsidR="00245A88" w:rsidRPr="00F54271" w:rsidRDefault="00245A88" w:rsidP="003865BF">
            <w:pPr>
              <w:jc w:val="center"/>
              <w:rPr>
                <w:rFonts w:cs="Times New Roman"/>
                <w:b/>
                <w:bCs/>
                <w:szCs w:val="24"/>
              </w:rPr>
            </w:pPr>
            <w:r w:rsidRPr="00F54271">
              <w:rPr>
                <w:rFonts w:cs="Times New Roman"/>
                <w:b/>
                <w:bCs/>
                <w:szCs w:val="24"/>
              </w:rPr>
              <w:t>Flow of Event</w:t>
            </w:r>
          </w:p>
        </w:tc>
      </w:tr>
      <w:tr w:rsidR="00245A88" w:rsidRPr="00C25580" w14:paraId="2910713E" w14:textId="77777777" w:rsidTr="003865BF">
        <w:trPr>
          <w:trHeight w:val="449"/>
        </w:trPr>
        <w:tc>
          <w:tcPr>
            <w:tcW w:w="4417" w:type="dxa"/>
            <w:gridSpan w:val="2"/>
            <w:vAlign w:val="center"/>
          </w:tcPr>
          <w:p w14:paraId="5C53D6EA" w14:textId="124D8805" w:rsidR="00245A88" w:rsidRPr="00F54271" w:rsidRDefault="00CC1AEF" w:rsidP="003865BF">
            <w:pPr>
              <w:jc w:val="center"/>
              <w:rPr>
                <w:rFonts w:cs="Times New Roman"/>
                <w:b/>
                <w:bCs/>
                <w:szCs w:val="24"/>
              </w:rPr>
            </w:pPr>
            <w:r>
              <w:rPr>
                <w:rFonts w:cs="Times New Roman"/>
                <w:b/>
                <w:bCs/>
                <w:szCs w:val="24"/>
              </w:rPr>
              <w:t>Actor</w:t>
            </w:r>
            <w:r w:rsidR="00245A88" w:rsidRPr="00F54271">
              <w:rPr>
                <w:rFonts w:cs="Times New Roman"/>
                <w:b/>
                <w:bCs/>
                <w:szCs w:val="24"/>
              </w:rPr>
              <w:t xml:space="preserve"> Actions</w:t>
            </w:r>
          </w:p>
        </w:tc>
        <w:tc>
          <w:tcPr>
            <w:tcW w:w="4619" w:type="dxa"/>
            <w:vAlign w:val="center"/>
          </w:tcPr>
          <w:p w14:paraId="1768C313" w14:textId="3EB6050D" w:rsidR="00245A88" w:rsidRPr="00F54271" w:rsidRDefault="00CC1AEF" w:rsidP="003865BF">
            <w:pPr>
              <w:jc w:val="center"/>
              <w:rPr>
                <w:rFonts w:cs="Times New Roman"/>
                <w:b/>
                <w:bCs/>
                <w:szCs w:val="24"/>
              </w:rPr>
            </w:pPr>
            <w:r>
              <w:rPr>
                <w:rFonts w:cs="Times New Roman"/>
                <w:b/>
                <w:bCs/>
                <w:szCs w:val="24"/>
              </w:rPr>
              <w:t>System</w:t>
            </w:r>
            <w:r w:rsidR="00245A88">
              <w:rPr>
                <w:rFonts w:cs="Times New Roman"/>
                <w:b/>
                <w:bCs/>
                <w:szCs w:val="24"/>
              </w:rPr>
              <w:t xml:space="preserve"> </w:t>
            </w:r>
            <w:r w:rsidR="00245A88" w:rsidRPr="00F54271">
              <w:rPr>
                <w:rFonts w:cs="Times New Roman"/>
                <w:b/>
                <w:bCs/>
                <w:szCs w:val="24"/>
              </w:rPr>
              <w:t>Response</w:t>
            </w:r>
          </w:p>
        </w:tc>
      </w:tr>
      <w:tr w:rsidR="00245A88" w:rsidRPr="00C25580" w14:paraId="45E45F47" w14:textId="77777777" w:rsidTr="003865BF">
        <w:trPr>
          <w:trHeight w:val="162"/>
        </w:trPr>
        <w:tc>
          <w:tcPr>
            <w:tcW w:w="4417" w:type="dxa"/>
            <w:gridSpan w:val="2"/>
          </w:tcPr>
          <w:p w14:paraId="76D519FB" w14:textId="1DAA471E" w:rsidR="00245A88" w:rsidRPr="00F54271" w:rsidRDefault="00005068" w:rsidP="003865BF">
            <w:pPr>
              <w:ind w:left="270" w:hanging="270"/>
              <w:rPr>
                <w:rFonts w:cs="Times New Roman"/>
                <w:szCs w:val="24"/>
              </w:rPr>
            </w:pPr>
            <w:r>
              <w:rPr>
                <w:rFonts w:cs="Times New Roman"/>
                <w:szCs w:val="24"/>
              </w:rPr>
              <w:t xml:space="preserve">1.enter </w:t>
            </w:r>
            <w:r w:rsidR="00C6394C">
              <w:rPr>
                <w:rFonts w:cs="Times New Roman"/>
                <w:szCs w:val="24"/>
              </w:rPr>
              <w:t>driver/conductor/bus details using the registration window</w:t>
            </w:r>
          </w:p>
          <w:p w14:paraId="483BEA28" w14:textId="77777777" w:rsidR="00245A88" w:rsidRPr="00F54271" w:rsidRDefault="00245A88" w:rsidP="003865BF">
            <w:pPr>
              <w:rPr>
                <w:rFonts w:cs="Times New Roman"/>
                <w:szCs w:val="24"/>
              </w:rPr>
            </w:pPr>
          </w:p>
        </w:tc>
        <w:tc>
          <w:tcPr>
            <w:tcW w:w="4619" w:type="dxa"/>
          </w:tcPr>
          <w:p w14:paraId="3D92DAE5" w14:textId="52FF270E" w:rsidR="00245A88" w:rsidRPr="00F54271" w:rsidRDefault="00C6394C" w:rsidP="003865BF">
            <w:pPr>
              <w:ind w:left="342" w:right="180" w:hanging="255"/>
              <w:jc w:val="left"/>
              <w:rPr>
                <w:rFonts w:cs="Times New Roman"/>
                <w:szCs w:val="24"/>
              </w:rPr>
            </w:pPr>
            <w:r>
              <w:rPr>
                <w:rFonts w:cs="Times New Roman"/>
                <w:szCs w:val="24"/>
              </w:rPr>
              <w:t>2.</w:t>
            </w:r>
            <w:r w:rsidR="00BA287C">
              <w:rPr>
                <w:rFonts w:cs="Times New Roman"/>
                <w:szCs w:val="24"/>
              </w:rPr>
              <w:t>update the firebase using the related data entered by the driver/conductor</w:t>
            </w:r>
          </w:p>
        </w:tc>
      </w:tr>
    </w:tbl>
    <w:p w14:paraId="7669D7FA" w14:textId="5CDA7CEF" w:rsidR="00245A88" w:rsidRDefault="00245A88" w:rsidP="003E125B">
      <w:pPr>
        <w:pStyle w:val="normaltab"/>
        <w:rPr>
          <w:b/>
        </w:rPr>
      </w:pPr>
    </w:p>
    <w:p w14:paraId="44F7CC8B" w14:textId="716EC3AA" w:rsidR="00683B05" w:rsidRDefault="00683B05" w:rsidP="003E125B">
      <w:pPr>
        <w:pStyle w:val="normaltab"/>
        <w:rPr>
          <w:b/>
        </w:rPr>
      </w:pPr>
    </w:p>
    <w:p w14:paraId="4155426D" w14:textId="7EE21833" w:rsidR="00683B05" w:rsidRDefault="00683B05" w:rsidP="003E125B">
      <w:pPr>
        <w:pStyle w:val="normaltab"/>
        <w:rPr>
          <w:b/>
        </w:rPr>
      </w:pPr>
    </w:p>
    <w:p w14:paraId="42C75D1B" w14:textId="754BA2F5" w:rsidR="00683B05" w:rsidRDefault="00683B05" w:rsidP="003E125B">
      <w:pPr>
        <w:pStyle w:val="normaltab"/>
        <w:rPr>
          <w:b/>
        </w:rPr>
      </w:pPr>
    </w:p>
    <w:p w14:paraId="71B77C26" w14:textId="2722B46B" w:rsidR="00683B05" w:rsidRDefault="00683B05" w:rsidP="003E125B">
      <w:pPr>
        <w:pStyle w:val="normaltab"/>
        <w:rPr>
          <w:b/>
        </w:rPr>
      </w:pPr>
    </w:p>
    <w:p w14:paraId="79703506" w14:textId="60AF244F" w:rsidR="00683B05" w:rsidRDefault="00683B05" w:rsidP="003E125B">
      <w:pPr>
        <w:pStyle w:val="normaltab"/>
        <w:rPr>
          <w:b/>
        </w:rPr>
      </w:pPr>
    </w:p>
    <w:p w14:paraId="3A10D1BA" w14:textId="324A9D0B" w:rsidR="00683B05" w:rsidRDefault="00683B05" w:rsidP="003E125B">
      <w:pPr>
        <w:pStyle w:val="normaltab"/>
        <w:rPr>
          <w:b/>
        </w:rPr>
      </w:pPr>
    </w:p>
    <w:p w14:paraId="73778BFB" w14:textId="314D0ABE" w:rsidR="00683B05" w:rsidRDefault="00683B05" w:rsidP="003E125B">
      <w:pPr>
        <w:pStyle w:val="normaltab"/>
        <w:rPr>
          <w:b/>
        </w:rPr>
      </w:pPr>
    </w:p>
    <w:p w14:paraId="1BEC5A4F" w14:textId="77777777" w:rsidR="00683B05" w:rsidRDefault="00683B05" w:rsidP="003E125B">
      <w:pPr>
        <w:pStyle w:val="normaltab"/>
        <w:rPr>
          <w:b/>
        </w:rPr>
      </w:pPr>
    </w:p>
    <w:tbl>
      <w:tblPr>
        <w:tblStyle w:val="TableGrid"/>
        <w:tblW w:w="0" w:type="auto"/>
        <w:tblLayout w:type="fixed"/>
        <w:tblLook w:val="04A0" w:firstRow="1" w:lastRow="0" w:firstColumn="1" w:lastColumn="0" w:noHBand="0" w:noVBand="1"/>
      </w:tblPr>
      <w:tblGrid>
        <w:gridCol w:w="2381"/>
        <w:gridCol w:w="2036"/>
        <w:gridCol w:w="4619"/>
      </w:tblGrid>
      <w:tr w:rsidR="00CC1AEF" w:rsidRPr="00C25580" w14:paraId="6DE95157" w14:textId="77777777" w:rsidTr="00BB047E">
        <w:trPr>
          <w:trHeight w:val="409"/>
        </w:trPr>
        <w:tc>
          <w:tcPr>
            <w:tcW w:w="2381" w:type="dxa"/>
            <w:vAlign w:val="center"/>
          </w:tcPr>
          <w:p w14:paraId="5D2D152B" w14:textId="77777777" w:rsidR="00CC1AEF" w:rsidRPr="00F54271" w:rsidRDefault="00CC1AEF" w:rsidP="00BB047E">
            <w:pPr>
              <w:rPr>
                <w:rFonts w:cs="Times New Roman"/>
                <w:b/>
                <w:bCs/>
                <w:szCs w:val="24"/>
              </w:rPr>
            </w:pPr>
            <w:r w:rsidRPr="00F54271">
              <w:rPr>
                <w:rFonts w:cs="Times New Roman"/>
                <w:b/>
                <w:bCs/>
                <w:szCs w:val="24"/>
              </w:rPr>
              <w:t>Use case:</w:t>
            </w:r>
          </w:p>
        </w:tc>
        <w:tc>
          <w:tcPr>
            <w:tcW w:w="6655" w:type="dxa"/>
            <w:gridSpan w:val="2"/>
            <w:vAlign w:val="center"/>
          </w:tcPr>
          <w:p w14:paraId="2592057D" w14:textId="28105620" w:rsidR="00CC1AEF" w:rsidRPr="00F54271" w:rsidRDefault="00CD2EE4" w:rsidP="00BB047E">
            <w:pPr>
              <w:rPr>
                <w:rFonts w:cs="Times New Roman"/>
                <w:szCs w:val="24"/>
              </w:rPr>
            </w:pPr>
            <w:r>
              <w:rPr>
                <w:rFonts w:cs="Times New Roman"/>
                <w:szCs w:val="24"/>
              </w:rPr>
              <w:t>Register Passenger</w:t>
            </w:r>
          </w:p>
        </w:tc>
      </w:tr>
      <w:tr w:rsidR="00CC1AEF" w:rsidRPr="00C25580" w14:paraId="0235B227" w14:textId="77777777" w:rsidTr="00BB047E">
        <w:trPr>
          <w:trHeight w:val="359"/>
        </w:trPr>
        <w:tc>
          <w:tcPr>
            <w:tcW w:w="2381" w:type="dxa"/>
            <w:vAlign w:val="center"/>
          </w:tcPr>
          <w:p w14:paraId="2AE27B01" w14:textId="77777777" w:rsidR="00CC1AEF" w:rsidRPr="00F54271" w:rsidRDefault="00CC1AEF" w:rsidP="00BB047E">
            <w:pPr>
              <w:rPr>
                <w:rFonts w:cs="Times New Roman"/>
                <w:b/>
                <w:bCs/>
                <w:szCs w:val="24"/>
              </w:rPr>
            </w:pPr>
            <w:r w:rsidRPr="00F54271">
              <w:rPr>
                <w:rFonts w:cs="Times New Roman"/>
                <w:b/>
                <w:bCs/>
                <w:szCs w:val="24"/>
              </w:rPr>
              <w:t>Actors:</w:t>
            </w:r>
          </w:p>
        </w:tc>
        <w:tc>
          <w:tcPr>
            <w:tcW w:w="6655" w:type="dxa"/>
            <w:gridSpan w:val="2"/>
            <w:vAlign w:val="center"/>
          </w:tcPr>
          <w:p w14:paraId="4D95ADB4" w14:textId="0100282F" w:rsidR="00CC1AEF" w:rsidRPr="00F54271" w:rsidRDefault="00CD2EE4" w:rsidP="00BB047E">
            <w:pPr>
              <w:rPr>
                <w:rFonts w:cs="Times New Roman"/>
                <w:szCs w:val="24"/>
              </w:rPr>
            </w:pPr>
            <w:r>
              <w:rPr>
                <w:rFonts w:cs="Times New Roman"/>
                <w:szCs w:val="24"/>
              </w:rPr>
              <w:t>Passenger</w:t>
            </w:r>
          </w:p>
        </w:tc>
      </w:tr>
      <w:tr w:rsidR="00CC1AEF" w:rsidRPr="00C25580" w14:paraId="0CF587C7" w14:textId="77777777" w:rsidTr="00BB047E">
        <w:trPr>
          <w:trHeight w:val="332"/>
        </w:trPr>
        <w:tc>
          <w:tcPr>
            <w:tcW w:w="2381" w:type="dxa"/>
            <w:vAlign w:val="center"/>
          </w:tcPr>
          <w:p w14:paraId="61003AE3" w14:textId="77777777" w:rsidR="00CC1AEF" w:rsidRPr="00F54271" w:rsidRDefault="00CC1AEF" w:rsidP="00BB047E">
            <w:pPr>
              <w:rPr>
                <w:rFonts w:cs="Times New Roman"/>
                <w:b/>
                <w:bCs/>
                <w:szCs w:val="24"/>
              </w:rPr>
            </w:pPr>
            <w:r w:rsidRPr="00F54271">
              <w:rPr>
                <w:rFonts w:cs="Times New Roman"/>
                <w:b/>
                <w:bCs/>
                <w:szCs w:val="24"/>
              </w:rPr>
              <w:t>Purpose:</w:t>
            </w:r>
          </w:p>
        </w:tc>
        <w:tc>
          <w:tcPr>
            <w:tcW w:w="6655" w:type="dxa"/>
            <w:gridSpan w:val="2"/>
            <w:vAlign w:val="center"/>
          </w:tcPr>
          <w:p w14:paraId="60E00390" w14:textId="2F823AF2" w:rsidR="00CC1AEF" w:rsidRPr="00F54271" w:rsidRDefault="00CD2EE4" w:rsidP="00BB047E">
            <w:pPr>
              <w:rPr>
                <w:rFonts w:cs="Times New Roman"/>
                <w:szCs w:val="24"/>
              </w:rPr>
            </w:pPr>
            <w:r>
              <w:rPr>
                <w:rFonts w:cs="Times New Roman"/>
                <w:szCs w:val="24"/>
              </w:rPr>
              <w:t xml:space="preserve">Register </w:t>
            </w:r>
            <w:r w:rsidR="00C10C69">
              <w:rPr>
                <w:rFonts w:cs="Times New Roman"/>
                <w:szCs w:val="24"/>
              </w:rPr>
              <w:t>the passenger to the system</w:t>
            </w:r>
          </w:p>
        </w:tc>
      </w:tr>
      <w:tr w:rsidR="00CC1AEF" w:rsidRPr="00C25580" w14:paraId="6D934475" w14:textId="77777777" w:rsidTr="00BB047E">
        <w:trPr>
          <w:trHeight w:val="620"/>
        </w:trPr>
        <w:tc>
          <w:tcPr>
            <w:tcW w:w="2381" w:type="dxa"/>
            <w:vAlign w:val="center"/>
          </w:tcPr>
          <w:p w14:paraId="42669650" w14:textId="77777777" w:rsidR="00CC1AEF" w:rsidRPr="00F54271" w:rsidRDefault="00CC1AEF" w:rsidP="00BB047E">
            <w:pPr>
              <w:rPr>
                <w:rFonts w:cs="Times New Roman"/>
                <w:b/>
                <w:bCs/>
                <w:szCs w:val="24"/>
              </w:rPr>
            </w:pPr>
            <w:r w:rsidRPr="00F54271">
              <w:rPr>
                <w:rFonts w:cs="Times New Roman"/>
                <w:b/>
                <w:bCs/>
                <w:szCs w:val="24"/>
              </w:rPr>
              <w:t>Overview:</w:t>
            </w:r>
          </w:p>
        </w:tc>
        <w:tc>
          <w:tcPr>
            <w:tcW w:w="6655" w:type="dxa"/>
            <w:gridSpan w:val="2"/>
            <w:vAlign w:val="center"/>
          </w:tcPr>
          <w:p w14:paraId="74A15DAA" w14:textId="2B45B208" w:rsidR="00CC1AEF" w:rsidRPr="00F54271" w:rsidRDefault="00C10C69" w:rsidP="00BB047E">
            <w:pPr>
              <w:rPr>
                <w:rFonts w:cs="Times New Roman"/>
                <w:szCs w:val="24"/>
              </w:rPr>
            </w:pPr>
            <w:r>
              <w:rPr>
                <w:rFonts w:cs="Times New Roman"/>
                <w:szCs w:val="24"/>
              </w:rPr>
              <w:t>Entering passenger details to the database</w:t>
            </w:r>
          </w:p>
        </w:tc>
      </w:tr>
      <w:tr w:rsidR="00CC1AEF" w:rsidRPr="00C25580" w14:paraId="6F5F4838" w14:textId="77777777" w:rsidTr="00BB047E">
        <w:trPr>
          <w:trHeight w:val="350"/>
        </w:trPr>
        <w:tc>
          <w:tcPr>
            <w:tcW w:w="2381" w:type="dxa"/>
            <w:vAlign w:val="center"/>
          </w:tcPr>
          <w:p w14:paraId="45B62687" w14:textId="77777777" w:rsidR="00CC1AEF" w:rsidRPr="00F54271" w:rsidRDefault="00CC1AEF" w:rsidP="00BB047E">
            <w:pPr>
              <w:rPr>
                <w:rFonts w:cs="Times New Roman"/>
                <w:b/>
                <w:bCs/>
                <w:szCs w:val="24"/>
              </w:rPr>
            </w:pPr>
            <w:r w:rsidRPr="00F54271">
              <w:rPr>
                <w:rFonts w:cs="Times New Roman"/>
                <w:b/>
                <w:bCs/>
                <w:szCs w:val="24"/>
              </w:rPr>
              <w:t>Type:</w:t>
            </w:r>
          </w:p>
        </w:tc>
        <w:tc>
          <w:tcPr>
            <w:tcW w:w="6655" w:type="dxa"/>
            <w:gridSpan w:val="2"/>
            <w:vAlign w:val="center"/>
          </w:tcPr>
          <w:p w14:paraId="77F0E3C7" w14:textId="61D34E9D" w:rsidR="00CC1AEF" w:rsidRPr="00F54271" w:rsidRDefault="00C10C69" w:rsidP="00BB047E">
            <w:pPr>
              <w:rPr>
                <w:rFonts w:cs="Times New Roman"/>
                <w:szCs w:val="24"/>
              </w:rPr>
            </w:pPr>
            <w:r>
              <w:rPr>
                <w:rFonts w:cs="Times New Roman"/>
                <w:szCs w:val="24"/>
              </w:rPr>
              <w:t>Essential</w:t>
            </w:r>
          </w:p>
        </w:tc>
      </w:tr>
      <w:tr w:rsidR="00CC1AEF" w:rsidRPr="00C25580" w14:paraId="20A0434A" w14:textId="77777777" w:rsidTr="00BB047E">
        <w:trPr>
          <w:trHeight w:val="629"/>
        </w:trPr>
        <w:tc>
          <w:tcPr>
            <w:tcW w:w="2381" w:type="dxa"/>
            <w:vAlign w:val="center"/>
          </w:tcPr>
          <w:p w14:paraId="35628128" w14:textId="77777777" w:rsidR="00CC1AEF" w:rsidRPr="00F54271" w:rsidRDefault="00CC1AEF" w:rsidP="00BB047E">
            <w:pPr>
              <w:rPr>
                <w:rFonts w:cs="Times New Roman"/>
                <w:b/>
                <w:bCs/>
                <w:szCs w:val="24"/>
              </w:rPr>
            </w:pPr>
            <w:r w:rsidRPr="00F54271">
              <w:rPr>
                <w:rFonts w:cs="Times New Roman"/>
                <w:b/>
                <w:bCs/>
                <w:szCs w:val="24"/>
              </w:rPr>
              <w:t>Preconditions:</w:t>
            </w:r>
          </w:p>
        </w:tc>
        <w:tc>
          <w:tcPr>
            <w:tcW w:w="6655" w:type="dxa"/>
            <w:gridSpan w:val="2"/>
            <w:vAlign w:val="center"/>
          </w:tcPr>
          <w:p w14:paraId="1F01BC44" w14:textId="4ACF744F" w:rsidR="00CC1AEF" w:rsidRPr="00F54271" w:rsidRDefault="00C10C69" w:rsidP="00BB047E">
            <w:pPr>
              <w:rPr>
                <w:rFonts w:cs="Times New Roman"/>
                <w:szCs w:val="24"/>
              </w:rPr>
            </w:pPr>
            <w:r>
              <w:rPr>
                <w:rFonts w:cs="Times New Roman"/>
                <w:szCs w:val="24"/>
              </w:rPr>
              <w:t>Passenger wants to register to the app</w:t>
            </w:r>
          </w:p>
        </w:tc>
      </w:tr>
      <w:tr w:rsidR="00CC1AEF" w:rsidRPr="00C25580" w14:paraId="45E00034" w14:textId="77777777" w:rsidTr="00BB047E">
        <w:trPr>
          <w:trHeight w:val="620"/>
        </w:trPr>
        <w:tc>
          <w:tcPr>
            <w:tcW w:w="2381" w:type="dxa"/>
            <w:vAlign w:val="center"/>
          </w:tcPr>
          <w:p w14:paraId="3F422568" w14:textId="77777777" w:rsidR="00CC1AEF" w:rsidRPr="00F54271" w:rsidRDefault="00CC1AEF" w:rsidP="00BB047E">
            <w:pPr>
              <w:rPr>
                <w:rFonts w:cs="Times New Roman"/>
                <w:b/>
                <w:bCs/>
                <w:szCs w:val="24"/>
              </w:rPr>
            </w:pPr>
            <w:r w:rsidRPr="00F54271">
              <w:rPr>
                <w:rFonts w:cs="Times New Roman"/>
                <w:b/>
                <w:bCs/>
                <w:szCs w:val="24"/>
              </w:rPr>
              <w:t>Post conditions:</w:t>
            </w:r>
          </w:p>
        </w:tc>
        <w:tc>
          <w:tcPr>
            <w:tcW w:w="6655" w:type="dxa"/>
            <w:gridSpan w:val="2"/>
            <w:vAlign w:val="center"/>
          </w:tcPr>
          <w:p w14:paraId="67A1D11C" w14:textId="35386EBD" w:rsidR="00CC1AEF" w:rsidRPr="00F54271" w:rsidRDefault="00C10C69" w:rsidP="00BB047E">
            <w:pPr>
              <w:rPr>
                <w:rFonts w:cs="Times New Roman"/>
                <w:szCs w:val="24"/>
              </w:rPr>
            </w:pPr>
            <w:r>
              <w:rPr>
                <w:rFonts w:cs="Times New Roman"/>
                <w:szCs w:val="24"/>
              </w:rPr>
              <w:t>Passenger register to the system successfully</w:t>
            </w:r>
            <w:r w:rsidR="00ED6EA6">
              <w:rPr>
                <w:rFonts w:cs="Times New Roman"/>
                <w:szCs w:val="24"/>
              </w:rPr>
              <w:t xml:space="preserve"> </w:t>
            </w:r>
          </w:p>
        </w:tc>
      </w:tr>
      <w:tr w:rsidR="00CC1AEF" w:rsidRPr="00C25580" w14:paraId="4C2E8420" w14:textId="77777777" w:rsidTr="00BB047E">
        <w:trPr>
          <w:trHeight w:val="395"/>
        </w:trPr>
        <w:tc>
          <w:tcPr>
            <w:tcW w:w="2381" w:type="dxa"/>
            <w:vAlign w:val="center"/>
          </w:tcPr>
          <w:p w14:paraId="3D74AD59" w14:textId="77777777" w:rsidR="00CC1AEF" w:rsidRPr="00F54271" w:rsidRDefault="00CC1AEF" w:rsidP="00BB047E">
            <w:pPr>
              <w:rPr>
                <w:rFonts w:cs="Times New Roman"/>
                <w:b/>
                <w:bCs/>
                <w:szCs w:val="24"/>
              </w:rPr>
            </w:pPr>
            <w:r w:rsidRPr="00F54271">
              <w:rPr>
                <w:rFonts w:cs="Times New Roman"/>
                <w:b/>
                <w:bCs/>
                <w:szCs w:val="24"/>
              </w:rPr>
              <w:t>Special Requirements:</w:t>
            </w:r>
          </w:p>
        </w:tc>
        <w:tc>
          <w:tcPr>
            <w:tcW w:w="6655" w:type="dxa"/>
            <w:gridSpan w:val="2"/>
            <w:vAlign w:val="center"/>
          </w:tcPr>
          <w:p w14:paraId="402AFCBC" w14:textId="77777777" w:rsidR="00CC1AEF" w:rsidRPr="00F54271" w:rsidRDefault="00CC1AEF" w:rsidP="00BB047E">
            <w:pPr>
              <w:rPr>
                <w:rFonts w:cs="Times New Roman"/>
                <w:szCs w:val="24"/>
              </w:rPr>
            </w:pPr>
          </w:p>
        </w:tc>
      </w:tr>
      <w:tr w:rsidR="00CC1AEF" w:rsidRPr="00C25580" w14:paraId="31F6C7CD" w14:textId="77777777" w:rsidTr="00BB047E">
        <w:trPr>
          <w:trHeight w:val="503"/>
        </w:trPr>
        <w:tc>
          <w:tcPr>
            <w:tcW w:w="9036" w:type="dxa"/>
            <w:gridSpan w:val="3"/>
            <w:vAlign w:val="center"/>
          </w:tcPr>
          <w:p w14:paraId="2F8F9292" w14:textId="77777777" w:rsidR="00CC1AEF" w:rsidRPr="00F54271" w:rsidRDefault="00CC1AEF" w:rsidP="00BB047E">
            <w:pPr>
              <w:jc w:val="center"/>
              <w:rPr>
                <w:rFonts w:cs="Times New Roman"/>
                <w:b/>
                <w:bCs/>
                <w:szCs w:val="24"/>
              </w:rPr>
            </w:pPr>
            <w:r w:rsidRPr="00F54271">
              <w:rPr>
                <w:rFonts w:cs="Times New Roman"/>
                <w:b/>
                <w:bCs/>
                <w:szCs w:val="24"/>
              </w:rPr>
              <w:t>Flow of Event</w:t>
            </w:r>
          </w:p>
        </w:tc>
      </w:tr>
      <w:tr w:rsidR="00CC1AEF" w:rsidRPr="00C25580" w14:paraId="6BE213E6" w14:textId="77777777" w:rsidTr="00BB047E">
        <w:trPr>
          <w:trHeight w:val="449"/>
        </w:trPr>
        <w:tc>
          <w:tcPr>
            <w:tcW w:w="4417" w:type="dxa"/>
            <w:gridSpan w:val="2"/>
            <w:vAlign w:val="center"/>
          </w:tcPr>
          <w:p w14:paraId="635BD85D" w14:textId="77777777" w:rsidR="00CC1AEF" w:rsidRPr="00F54271" w:rsidRDefault="00CC1AEF" w:rsidP="00BB047E">
            <w:pPr>
              <w:jc w:val="center"/>
              <w:rPr>
                <w:rFonts w:cs="Times New Roman"/>
                <w:b/>
                <w:bCs/>
                <w:szCs w:val="24"/>
              </w:rPr>
            </w:pPr>
            <w:r>
              <w:rPr>
                <w:rFonts w:cs="Times New Roman"/>
                <w:b/>
                <w:bCs/>
                <w:szCs w:val="24"/>
              </w:rPr>
              <w:t>Actor</w:t>
            </w:r>
            <w:r w:rsidRPr="00F54271">
              <w:rPr>
                <w:rFonts w:cs="Times New Roman"/>
                <w:b/>
                <w:bCs/>
                <w:szCs w:val="24"/>
              </w:rPr>
              <w:t xml:space="preserve"> Actions</w:t>
            </w:r>
          </w:p>
        </w:tc>
        <w:tc>
          <w:tcPr>
            <w:tcW w:w="4619" w:type="dxa"/>
            <w:vAlign w:val="center"/>
          </w:tcPr>
          <w:p w14:paraId="55886045" w14:textId="77777777" w:rsidR="00CC1AEF" w:rsidRPr="00F54271" w:rsidRDefault="00CC1AEF" w:rsidP="00BB047E">
            <w:pPr>
              <w:jc w:val="center"/>
              <w:rPr>
                <w:rFonts w:cs="Times New Roman"/>
                <w:b/>
                <w:bCs/>
                <w:szCs w:val="24"/>
              </w:rPr>
            </w:pPr>
            <w:r>
              <w:rPr>
                <w:rFonts w:cs="Times New Roman"/>
                <w:b/>
                <w:bCs/>
                <w:szCs w:val="24"/>
              </w:rPr>
              <w:t xml:space="preserve">System </w:t>
            </w:r>
            <w:r w:rsidRPr="00F54271">
              <w:rPr>
                <w:rFonts w:cs="Times New Roman"/>
                <w:b/>
                <w:bCs/>
                <w:szCs w:val="24"/>
              </w:rPr>
              <w:t>Response</w:t>
            </w:r>
          </w:p>
        </w:tc>
      </w:tr>
      <w:tr w:rsidR="00CC1AEF" w:rsidRPr="00C25580" w14:paraId="7E531072" w14:textId="77777777" w:rsidTr="00BB047E">
        <w:trPr>
          <w:trHeight w:val="162"/>
        </w:trPr>
        <w:tc>
          <w:tcPr>
            <w:tcW w:w="4417" w:type="dxa"/>
            <w:gridSpan w:val="2"/>
          </w:tcPr>
          <w:p w14:paraId="61F717FB" w14:textId="1941AF9B" w:rsidR="00CC1AEF" w:rsidRPr="00683B05" w:rsidRDefault="00F23092" w:rsidP="00BB047E">
            <w:pPr>
              <w:pStyle w:val="ListParagraph"/>
              <w:numPr>
                <w:ilvl w:val="0"/>
                <w:numId w:val="40"/>
              </w:numPr>
              <w:jc w:val="left"/>
              <w:rPr>
                <w:rFonts w:cs="Times New Roman"/>
                <w:szCs w:val="24"/>
              </w:rPr>
            </w:pPr>
            <w:r>
              <w:rPr>
                <w:rFonts w:cs="Times New Roman"/>
                <w:szCs w:val="24"/>
              </w:rPr>
              <w:t>Enter the passenger details in registration window</w:t>
            </w:r>
          </w:p>
        </w:tc>
        <w:tc>
          <w:tcPr>
            <w:tcW w:w="4619" w:type="dxa"/>
          </w:tcPr>
          <w:p w14:paraId="5F5FEEA5" w14:textId="5A392134" w:rsidR="00CC1AEF" w:rsidRPr="00F23092" w:rsidRDefault="00F23092" w:rsidP="00F23092">
            <w:pPr>
              <w:pStyle w:val="ListParagraph"/>
              <w:numPr>
                <w:ilvl w:val="0"/>
                <w:numId w:val="40"/>
              </w:numPr>
              <w:ind w:right="180"/>
              <w:jc w:val="left"/>
              <w:rPr>
                <w:rFonts w:cs="Times New Roman"/>
                <w:szCs w:val="24"/>
              </w:rPr>
            </w:pPr>
            <w:r>
              <w:rPr>
                <w:rFonts w:cs="Times New Roman"/>
                <w:szCs w:val="24"/>
              </w:rPr>
              <w:t>Save passenger information in firebase</w:t>
            </w:r>
          </w:p>
        </w:tc>
      </w:tr>
    </w:tbl>
    <w:p w14:paraId="4C08E8E0" w14:textId="256CF7A9" w:rsidR="00245A88" w:rsidRDefault="00245A88" w:rsidP="003E125B">
      <w:pPr>
        <w:pStyle w:val="normaltab"/>
        <w:rPr>
          <w:b/>
        </w:rPr>
      </w:pPr>
    </w:p>
    <w:p w14:paraId="6065E529" w14:textId="07FA9060" w:rsidR="00CC1AEF" w:rsidRDefault="00CC1AEF" w:rsidP="003E125B">
      <w:pPr>
        <w:pStyle w:val="normaltab"/>
        <w:rPr>
          <w:b/>
        </w:rPr>
      </w:pPr>
    </w:p>
    <w:p w14:paraId="328155CB" w14:textId="26C518F3" w:rsidR="00683B05" w:rsidRDefault="00683B05" w:rsidP="003E125B">
      <w:pPr>
        <w:pStyle w:val="normaltab"/>
        <w:rPr>
          <w:b/>
        </w:rPr>
      </w:pPr>
    </w:p>
    <w:p w14:paraId="725AF1B3" w14:textId="5551404C" w:rsidR="00683B05" w:rsidRDefault="00683B05" w:rsidP="003E125B">
      <w:pPr>
        <w:pStyle w:val="normaltab"/>
        <w:rPr>
          <w:b/>
        </w:rPr>
      </w:pPr>
    </w:p>
    <w:p w14:paraId="291C74E9" w14:textId="43BDC531" w:rsidR="00683B05" w:rsidRDefault="00683B05" w:rsidP="003E125B">
      <w:pPr>
        <w:pStyle w:val="normaltab"/>
        <w:rPr>
          <w:b/>
        </w:rPr>
      </w:pPr>
    </w:p>
    <w:p w14:paraId="6242CBA1" w14:textId="378ACFBB" w:rsidR="00683B05" w:rsidRDefault="00683B05" w:rsidP="003E125B">
      <w:pPr>
        <w:pStyle w:val="normaltab"/>
        <w:rPr>
          <w:b/>
        </w:rPr>
      </w:pPr>
    </w:p>
    <w:p w14:paraId="570A26DE" w14:textId="5330104C" w:rsidR="00683B05" w:rsidRDefault="00683B05" w:rsidP="003E125B">
      <w:pPr>
        <w:pStyle w:val="normaltab"/>
        <w:rPr>
          <w:b/>
        </w:rPr>
      </w:pPr>
    </w:p>
    <w:p w14:paraId="75EE1F47" w14:textId="4B32E7AB" w:rsidR="001E3A65" w:rsidRDefault="001E3A65" w:rsidP="003E125B">
      <w:pPr>
        <w:pStyle w:val="normaltab"/>
        <w:rPr>
          <w:b/>
        </w:rPr>
      </w:pPr>
    </w:p>
    <w:p w14:paraId="7AEE7524" w14:textId="77777777" w:rsidR="001E3A65" w:rsidRDefault="001E3A65" w:rsidP="003E125B">
      <w:pPr>
        <w:pStyle w:val="normaltab"/>
        <w:rPr>
          <w:b/>
        </w:rPr>
      </w:pPr>
    </w:p>
    <w:p w14:paraId="036B5CCD" w14:textId="48D3CFA2" w:rsidR="00683B05" w:rsidRDefault="00683B05" w:rsidP="003E125B">
      <w:pPr>
        <w:pStyle w:val="normaltab"/>
        <w:rPr>
          <w:b/>
        </w:rPr>
      </w:pPr>
    </w:p>
    <w:p w14:paraId="00D1454F" w14:textId="775C97CD" w:rsidR="00683B05" w:rsidRDefault="00683B05" w:rsidP="003E125B">
      <w:pPr>
        <w:pStyle w:val="normaltab"/>
        <w:rPr>
          <w:b/>
        </w:rPr>
      </w:pPr>
    </w:p>
    <w:p w14:paraId="363884D7" w14:textId="77777777" w:rsidR="00683B05" w:rsidRDefault="00683B05" w:rsidP="003E125B">
      <w:pPr>
        <w:pStyle w:val="normaltab"/>
        <w:rPr>
          <w:b/>
        </w:rPr>
      </w:pPr>
    </w:p>
    <w:tbl>
      <w:tblPr>
        <w:tblStyle w:val="TableGrid"/>
        <w:tblW w:w="0" w:type="auto"/>
        <w:tblLayout w:type="fixed"/>
        <w:tblLook w:val="04A0" w:firstRow="1" w:lastRow="0" w:firstColumn="1" w:lastColumn="0" w:noHBand="0" w:noVBand="1"/>
      </w:tblPr>
      <w:tblGrid>
        <w:gridCol w:w="2381"/>
        <w:gridCol w:w="2036"/>
        <w:gridCol w:w="4619"/>
      </w:tblGrid>
      <w:tr w:rsidR="00CC1AEF" w:rsidRPr="00C25580" w14:paraId="68347609" w14:textId="77777777" w:rsidTr="00BB047E">
        <w:trPr>
          <w:trHeight w:val="409"/>
        </w:trPr>
        <w:tc>
          <w:tcPr>
            <w:tcW w:w="2381" w:type="dxa"/>
            <w:vAlign w:val="center"/>
          </w:tcPr>
          <w:p w14:paraId="42D36E6C" w14:textId="77777777" w:rsidR="00CC1AEF" w:rsidRPr="00F54271" w:rsidRDefault="00CC1AEF" w:rsidP="00BB047E">
            <w:pPr>
              <w:rPr>
                <w:rFonts w:cs="Times New Roman"/>
                <w:b/>
                <w:bCs/>
                <w:szCs w:val="24"/>
              </w:rPr>
            </w:pPr>
            <w:r w:rsidRPr="00F54271">
              <w:rPr>
                <w:rFonts w:cs="Times New Roman"/>
                <w:b/>
                <w:bCs/>
                <w:szCs w:val="24"/>
              </w:rPr>
              <w:t>Use case:</w:t>
            </w:r>
          </w:p>
        </w:tc>
        <w:tc>
          <w:tcPr>
            <w:tcW w:w="6655" w:type="dxa"/>
            <w:gridSpan w:val="2"/>
            <w:vAlign w:val="center"/>
          </w:tcPr>
          <w:p w14:paraId="44400CB6" w14:textId="0CC2DE38" w:rsidR="00CC1AEF" w:rsidRPr="00F54271" w:rsidRDefault="00F23092" w:rsidP="00BB047E">
            <w:pPr>
              <w:rPr>
                <w:rFonts w:cs="Times New Roman"/>
                <w:szCs w:val="24"/>
              </w:rPr>
            </w:pPr>
            <w:r>
              <w:rPr>
                <w:rFonts w:cs="Times New Roman"/>
                <w:szCs w:val="24"/>
              </w:rPr>
              <w:t xml:space="preserve">Indicate </w:t>
            </w:r>
            <w:r w:rsidR="00E30AA3">
              <w:rPr>
                <w:rFonts w:cs="Times New Roman"/>
                <w:szCs w:val="24"/>
              </w:rPr>
              <w:t>available</w:t>
            </w:r>
            <w:r>
              <w:rPr>
                <w:rFonts w:cs="Times New Roman"/>
                <w:szCs w:val="24"/>
              </w:rPr>
              <w:t xml:space="preserve"> seat count</w:t>
            </w:r>
          </w:p>
        </w:tc>
      </w:tr>
      <w:tr w:rsidR="00CC1AEF" w:rsidRPr="00C25580" w14:paraId="026D4F5F" w14:textId="77777777" w:rsidTr="00BB047E">
        <w:trPr>
          <w:trHeight w:val="359"/>
        </w:trPr>
        <w:tc>
          <w:tcPr>
            <w:tcW w:w="2381" w:type="dxa"/>
            <w:vAlign w:val="center"/>
          </w:tcPr>
          <w:p w14:paraId="3FA121E5" w14:textId="77777777" w:rsidR="00CC1AEF" w:rsidRPr="00F54271" w:rsidRDefault="00CC1AEF" w:rsidP="00BB047E">
            <w:pPr>
              <w:rPr>
                <w:rFonts w:cs="Times New Roman"/>
                <w:b/>
                <w:bCs/>
                <w:szCs w:val="24"/>
              </w:rPr>
            </w:pPr>
            <w:r w:rsidRPr="00F54271">
              <w:rPr>
                <w:rFonts w:cs="Times New Roman"/>
                <w:b/>
                <w:bCs/>
                <w:szCs w:val="24"/>
              </w:rPr>
              <w:t>Actors:</w:t>
            </w:r>
          </w:p>
        </w:tc>
        <w:tc>
          <w:tcPr>
            <w:tcW w:w="6655" w:type="dxa"/>
            <w:gridSpan w:val="2"/>
            <w:vAlign w:val="center"/>
          </w:tcPr>
          <w:p w14:paraId="239E13E0" w14:textId="4D8BDE4D" w:rsidR="00CC1AEF" w:rsidRPr="00F54271" w:rsidRDefault="00E30AA3" w:rsidP="00BB047E">
            <w:pPr>
              <w:rPr>
                <w:rFonts w:cs="Times New Roman"/>
                <w:szCs w:val="24"/>
              </w:rPr>
            </w:pPr>
            <w:r>
              <w:rPr>
                <w:rFonts w:cs="Times New Roman"/>
                <w:szCs w:val="24"/>
              </w:rPr>
              <w:t>Passenger, Bus</w:t>
            </w:r>
          </w:p>
        </w:tc>
      </w:tr>
      <w:tr w:rsidR="00CC1AEF" w:rsidRPr="00C25580" w14:paraId="248BFDF9" w14:textId="77777777" w:rsidTr="00BB047E">
        <w:trPr>
          <w:trHeight w:val="332"/>
        </w:trPr>
        <w:tc>
          <w:tcPr>
            <w:tcW w:w="2381" w:type="dxa"/>
            <w:vAlign w:val="center"/>
          </w:tcPr>
          <w:p w14:paraId="368A9E91" w14:textId="77777777" w:rsidR="00CC1AEF" w:rsidRPr="00F54271" w:rsidRDefault="00CC1AEF" w:rsidP="00BB047E">
            <w:pPr>
              <w:rPr>
                <w:rFonts w:cs="Times New Roman"/>
                <w:b/>
                <w:bCs/>
                <w:szCs w:val="24"/>
              </w:rPr>
            </w:pPr>
            <w:r w:rsidRPr="00F54271">
              <w:rPr>
                <w:rFonts w:cs="Times New Roman"/>
                <w:b/>
                <w:bCs/>
                <w:szCs w:val="24"/>
              </w:rPr>
              <w:t>Purpose:</w:t>
            </w:r>
          </w:p>
        </w:tc>
        <w:tc>
          <w:tcPr>
            <w:tcW w:w="6655" w:type="dxa"/>
            <w:gridSpan w:val="2"/>
            <w:vAlign w:val="center"/>
          </w:tcPr>
          <w:p w14:paraId="7EF1FD36" w14:textId="6172A4D1" w:rsidR="00CC1AEF" w:rsidRPr="00F54271" w:rsidRDefault="00E30AA3" w:rsidP="00BB047E">
            <w:pPr>
              <w:rPr>
                <w:rFonts w:cs="Times New Roman"/>
                <w:szCs w:val="24"/>
              </w:rPr>
            </w:pPr>
            <w:r>
              <w:rPr>
                <w:rFonts w:cs="Times New Roman"/>
                <w:szCs w:val="24"/>
              </w:rPr>
              <w:t>Notify the available seat count to passengers</w:t>
            </w:r>
          </w:p>
        </w:tc>
      </w:tr>
      <w:tr w:rsidR="00CC1AEF" w:rsidRPr="00C25580" w14:paraId="6395D1E3" w14:textId="77777777" w:rsidTr="00BB047E">
        <w:trPr>
          <w:trHeight w:val="620"/>
        </w:trPr>
        <w:tc>
          <w:tcPr>
            <w:tcW w:w="2381" w:type="dxa"/>
            <w:vAlign w:val="center"/>
          </w:tcPr>
          <w:p w14:paraId="299B0EF4" w14:textId="77777777" w:rsidR="00CC1AEF" w:rsidRPr="00F54271" w:rsidRDefault="00CC1AEF" w:rsidP="00BB047E">
            <w:pPr>
              <w:rPr>
                <w:rFonts w:cs="Times New Roman"/>
                <w:b/>
                <w:bCs/>
                <w:szCs w:val="24"/>
              </w:rPr>
            </w:pPr>
            <w:r w:rsidRPr="00F54271">
              <w:rPr>
                <w:rFonts w:cs="Times New Roman"/>
                <w:b/>
                <w:bCs/>
                <w:szCs w:val="24"/>
              </w:rPr>
              <w:t>Overview:</w:t>
            </w:r>
          </w:p>
        </w:tc>
        <w:tc>
          <w:tcPr>
            <w:tcW w:w="6655" w:type="dxa"/>
            <w:gridSpan w:val="2"/>
            <w:vAlign w:val="center"/>
          </w:tcPr>
          <w:p w14:paraId="3C9963C8" w14:textId="1FB68015" w:rsidR="00CC1AEF" w:rsidRPr="00F54271" w:rsidRDefault="009B5A0C" w:rsidP="00BB047E">
            <w:pPr>
              <w:rPr>
                <w:rFonts w:cs="Times New Roman"/>
                <w:szCs w:val="24"/>
              </w:rPr>
            </w:pPr>
            <w:r>
              <w:rPr>
                <w:rFonts w:cs="Times New Roman"/>
                <w:szCs w:val="24"/>
              </w:rPr>
              <w:t xml:space="preserve">show </w:t>
            </w:r>
            <w:r w:rsidR="00754C4B">
              <w:rPr>
                <w:rFonts w:cs="Times New Roman"/>
                <w:szCs w:val="24"/>
              </w:rPr>
              <w:t xml:space="preserve">to </w:t>
            </w:r>
            <w:r w:rsidR="00BB047E">
              <w:rPr>
                <w:rFonts w:cs="Times New Roman"/>
                <w:szCs w:val="24"/>
              </w:rPr>
              <w:t>passenger, the</w:t>
            </w:r>
            <w:r>
              <w:rPr>
                <w:rFonts w:cs="Times New Roman"/>
                <w:szCs w:val="24"/>
              </w:rPr>
              <w:t xml:space="preserve"> current seat count on the bus </w:t>
            </w:r>
          </w:p>
        </w:tc>
      </w:tr>
      <w:tr w:rsidR="00CC1AEF" w:rsidRPr="00C25580" w14:paraId="469579CA" w14:textId="77777777" w:rsidTr="00BB047E">
        <w:trPr>
          <w:trHeight w:val="350"/>
        </w:trPr>
        <w:tc>
          <w:tcPr>
            <w:tcW w:w="2381" w:type="dxa"/>
            <w:vAlign w:val="center"/>
          </w:tcPr>
          <w:p w14:paraId="05A1D054" w14:textId="77777777" w:rsidR="00CC1AEF" w:rsidRPr="00F54271" w:rsidRDefault="00CC1AEF" w:rsidP="00BB047E">
            <w:pPr>
              <w:rPr>
                <w:rFonts w:cs="Times New Roman"/>
                <w:b/>
                <w:bCs/>
                <w:szCs w:val="24"/>
              </w:rPr>
            </w:pPr>
            <w:r w:rsidRPr="00F54271">
              <w:rPr>
                <w:rFonts w:cs="Times New Roman"/>
                <w:b/>
                <w:bCs/>
                <w:szCs w:val="24"/>
              </w:rPr>
              <w:t>Type:</w:t>
            </w:r>
          </w:p>
        </w:tc>
        <w:tc>
          <w:tcPr>
            <w:tcW w:w="6655" w:type="dxa"/>
            <w:gridSpan w:val="2"/>
            <w:vAlign w:val="center"/>
          </w:tcPr>
          <w:p w14:paraId="2BC1D858" w14:textId="6660BB5C" w:rsidR="00CC1AEF" w:rsidRPr="00F54271" w:rsidRDefault="00BB047E" w:rsidP="00BB047E">
            <w:pPr>
              <w:rPr>
                <w:rFonts w:cs="Times New Roman"/>
                <w:szCs w:val="24"/>
              </w:rPr>
            </w:pPr>
            <w:r>
              <w:rPr>
                <w:rFonts w:cs="Times New Roman"/>
                <w:szCs w:val="24"/>
              </w:rPr>
              <w:t>Essential</w:t>
            </w:r>
          </w:p>
        </w:tc>
      </w:tr>
      <w:tr w:rsidR="00CC1AEF" w:rsidRPr="00C25580" w14:paraId="5539F719" w14:textId="77777777" w:rsidTr="00BB047E">
        <w:trPr>
          <w:trHeight w:val="629"/>
        </w:trPr>
        <w:tc>
          <w:tcPr>
            <w:tcW w:w="2381" w:type="dxa"/>
            <w:vAlign w:val="center"/>
          </w:tcPr>
          <w:p w14:paraId="6F6E21B5" w14:textId="77777777" w:rsidR="00CC1AEF" w:rsidRPr="00F54271" w:rsidRDefault="00CC1AEF" w:rsidP="00BB047E">
            <w:pPr>
              <w:rPr>
                <w:rFonts w:cs="Times New Roman"/>
                <w:b/>
                <w:bCs/>
                <w:szCs w:val="24"/>
              </w:rPr>
            </w:pPr>
            <w:r w:rsidRPr="00F54271">
              <w:rPr>
                <w:rFonts w:cs="Times New Roman"/>
                <w:b/>
                <w:bCs/>
                <w:szCs w:val="24"/>
              </w:rPr>
              <w:t>Preconditions:</w:t>
            </w:r>
          </w:p>
        </w:tc>
        <w:tc>
          <w:tcPr>
            <w:tcW w:w="6655" w:type="dxa"/>
            <w:gridSpan w:val="2"/>
            <w:vAlign w:val="center"/>
          </w:tcPr>
          <w:p w14:paraId="6F100919" w14:textId="1F2D7C26" w:rsidR="00CC1AEF" w:rsidRPr="00F54271" w:rsidRDefault="00BB047E" w:rsidP="00BB047E">
            <w:pPr>
              <w:rPr>
                <w:rFonts w:cs="Times New Roman"/>
                <w:szCs w:val="24"/>
              </w:rPr>
            </w:pPr>
            <w:r>
              <w:rPr>
                <w:rFonts w:cs="Times New Roman"/>
                <w:szCs w:val="24"/>
              </w:rPr>
              <w:t>Passenger wants to know the available seat count on the bus</w:t>
            </w:r>
          </w:p>
        </w:tc>
      </w:tr>
      <w:tr w:rsidR="00CC1AEF" w:rsidRPr="00C25580" w14:paraId="71A29F3A" w14:textId="77777777" w:rsidTr="00BB047E">
        <w:trPr>
          <w:trHeight w:val="620"/>
        </w:trPr>
        <w:tc>
          <w:tcPr>
            <w:tcW w:w="2381" w:type="dxa"/>
            <w:vAlign w:val="center"/>
          </w:tcPr>
          <w:p w14:paraId="2BC94D07" w14:textId="77777777" w:rsidR="00CC1AEF" w:rsidRPr="00F54271" w:rsidRDefault="00CC1AEF" w:rsidP="00BB047E">
            <w:pPr>
              <w:rPr>
                <w:rFonts w:cs="Times New Roman"/>
                <w:b/>
                <w:bCs/>
                <w:szCs w:val="24"/>
              </w:rPr>
            </w:pPr>
            <w:r w:rsidRPr="00F54271">
              <w:rPr>
                <w:rFonts w:cs="Times New Roman"/>
                <w:b/>
                <w:bCs/>
                <w:szCs w:val="24"/>
              </w:rPr>
              <w:t>Post conditions:</w:t>
            </w:r>
          </w:p>
        </w:tc>
        <w:tc>
          <w:tcPr>
            <w:tcW w:w="6655" w:type="dxa"/>
            <w:gridSpan w:val="2"/>
            <w:vAlign w:val="center"/>
          </w:tcPr>
          <w:p w14:paraId="649CE24D" w14:textId="3A5F0EA8" w:rsidR="00CC1AEF" w:rsidRPr="00F54271" w:rsidRDefault="005A321A" w:rsidP="00BB047E">
            <w:pPr>
              <w:rPr>
                <w:rFonts w:cs="Times New Roman"/>
                <w:szCs w:val="24"/>
              </w:rPr>
            </w:pPr>
            <w:r>
              <w:rPr>
                <w:rFonts w:cs="Times New Roman"/>
                <w:szCs w:val="24"/>
              </w:rPr>
              <w:t xml:space="preserve">Passenger can </w:t>
            </w:r>
            <w:r w:rsidR="00C3513C">
              <w:rPr>
                <w:rFonts w:cs="Times New Roman"/>
                <w:szCs w:val="24"/>
              </w:rPr>
              <w:t>view the available seat count in real time</w:t>
            </w:r>
          </w:p>
        </w:tc>
      </w:tr>
      <w:tr w:rsidR="00CC1AEF" w:rsidRPr="00C25580" w14:paraId="3207EB19" w14:textId="77777777" w:rsidTr="00BB047E">
        <w:trPr>
          <w:trHeight w:val="395"/>
        </w:trPr>
        <w:tc>
          <w:tcPr>
            <w:tcW w:w="2381" w:type="dxa"/>
            <w:vAlign w:val="center"/>
          </w:tcPr>
          <w:p w14:paraId="06C36C8F" w14:textId="77777777" w:rsidR="00CC1AEF" w:rsidRPr="00F54271" w:rsidRDefault="00CC1AEF" w:rsidP="00BB047E">
            <w:pPr>
              <w:rPr>
                <w:rFonts w:cs="Times New Roman"/>
                <w:b/>
                <w:bCs/>
                <w:szCs w:val="24"/>
              </w:rPr>
            </w:pPr>
            <w:r w:rsidRPr="00F54271">
              <w:rPr>
                <w:rFonts w:cs="Times New Roman"/>
                <w:b/>
                <w:bCs/>
                <w:szCs w:val="24"/>
              </w:rPr>
              <w:t>Special Requirements:</w:t>
            </w:r>
          </w:p>
        </w:tc>
        <w:tc>
          <w:tcPr>
            <w:tcW w:w="6655" w:type="dxa"/>
            <w:gridSpan w:val="2"/>
            <w:vAlign w:val="center"/>
          </w:tcPr>
          <w:p w14:paraId="1228606D" w14:textId="77777777" w:rsidR="00CC1AEF" w:rsidRPr="00F54271" w:rsidRDefault="00CC1AEF" w:rsidP="00BB047E">
            <w:pPr>
              <w:rPr>
                <w:rFonts w:cs="Times New Roman"/>
                <w:szCs w:val="24"/>
              </w:rPr>
            </w:pPr>
          </w:p>
        </w:tc>
      </w:tr>
      <w:tr w:rsidR="00CC1AEF" w:rsidRPr="00C25580" w14:paraId="5AB7BED7" w14:textId="77777777" w:rsidTr="00BB047E">
        <w:trPr>
          <w:trHeight w:val="503"/>
        </w:trPr>
        <w:tc>
          <w:tcPr>
            <w:tcW w:w="9036" w:type="dxa"/>
            <w:gridSpan w:val="3"/>
            <w:vAlign w:val="center"/>
          </w:tcPr>
          <w:p w14:paraId="74D2EC14" w14:textId="77777777" w:rsidR="00CC1AEF" w:rsidRPr="00F54271" w:rsidRDefault="00CC1AEF" w:rsidP="00BB047E">
            <w:pPr>
              <w:jc w:val="center"/>
              <w:rPr>
                <w:rFonts w:cs="Times New Roman"/>
                <w:b/>
                <w:bCs/>
                <w:szCs w:val="24"/>
              </w:rPr>
            </w:pPr>
            <w:r w:rsidRPr="00F54271">
              <w:rPr>
                <w:rFonts w:cs="Times New Roman"/>
                <w:b/>
                <w:bCs/>
                <w:szCs w:val="24"/>
              </w:rPr>
              <w:t>Flow of Event</w:t>
            </w:r>
          </w:p>
        </w:tc>
      </w:tr>
      <w:tr w:rsidR="00CC1AEF" w:rsidRPr="00C25580" w14:paraId="5E8BBE11" w14:textId="77777777" w:rsidTr="00BB047E">
        <w:trPr>
          <w:trHeight w:val="449"/>
        </w:trPr>
        <w:tc>
          <w:tcPr>
            <w:tcW w:w="4417" w:type="dxa"/>
            <w:gridSpan w:val="2"/>
            <w:vAlign w:val="center"/>
          </w:tcPr>
          <w:p w14:paraId="56211672" w14:textId="77777777" w:rsidR="00CC1AEF" w:rsidRPr="00F54271" w:rsidRDefault="00CC1AEF" w:rsidP="00BB047E">
            <w:pPr>
              <w:jc w:val="center"/>
              <w:rPr>
                <w:rFonts w:cs="Times New Roman"/>
                <w:b/>
                <w:bCs/>
                <w:szCs w:val="24"/>
              </w:rPr>
            </w:pPr>
            <w:r>
              <w:rPr>
                <w:rFonts w:cs="Times New Roman"/>
                <w:b/>
                <w:bCs/>
                <w:szCs w:val="24"/>
              </w:rPr>
              <w:t>Actor</w:t>
            </w:r>
            <w:r w:rsidRPr="00F54271">
              <w:rPr>
                <w:rFonts w:cs="Times New Roman"/>
                <w:b/>
                <w:bCs/>
                <w:szCs w:val="24"/>
              </w:rPr>
              <w:t xml:space="preserve"> Actions</w:t>
            </w:r>
          </w:p>
        </w:tc>
        <w:tc>
          <w:tcPr>
            <w:tcW w:w="4619" w:type="dxa"/>
            <w:vAlign w:val="center"/>
          </w:tcPr>
          <w:p w14:paraId="4E66F32C" w14:textId="77777777" w:rsidR="00CC1AEF" w:rsidRPr="00F54271" w:rsidRDefault="00CC1AEF" w:rsidP="00BB047E">
            <w:pPr>
              <w:jc w:val="center"/>
              <w:rPr>
                <w:rFonts w:cs="Times New Roman"/>
                <w:b/>
                <w:bCs/>
                <w:szCs w:val="24"/>
              </w:rPr>
            </w:pPr>
            <w:r>
              <w:rPr>
                <w:rFonts w:cs="Times New Roman"/>
                <w:b/>
                <w:bCs/>
                <w:szCs w:val="24"/>
              </w:rPr>
              <w:t xml:space="preserve">System </w:t>
            </w:r>
            <w:r w:rsidRPr="00F54271">
              <w:rPr>
                <w:rFonts w:cs="Times New Roman"/>
                <w:b/>
                <w:bCs/>
                <w:szCs w:val="24"/>
              </w:rPr>
              <w:t>Response</w:t>
            </w:r>
          </w:p>
        </w:tc>
      </w:tr>
      <w:tr w:rsidR="00CC1AEF" w:rsidRPr="00C25580" w14:paraId="7ED14FDE" w14:textId="77777777" w:rsidTr="00BB047E">
        <w:trPr>
          <w:trHeight w:val="162"/>
        </w:trPr>
        <w:tc>
          <w:tcPr>
            <w:tcW w:w="4417" w:type="dxa"/>
            <w:gridSpan w:val="2"/>
          </w:tcPr>
          <w:p w14:paraId="32077F46" w14:textId="44BD7441" w:rsidR="00CC1AEF" w:rsidRPr="00F54271" w:rsidRDefault="00446E85" w:rsidP="00446E85">
            <w:pPr>
              <w:ind w:left="270" w:hanging="270"/>
              <w:jc w:val="left"/>
              <w:rPr>
                <w:rFonts w:cs="Times New Roman"/>
                <w:szCs w:val="24"/>
              </w:rPr>
            </w:pPr>
            <w:r>
              <w:rPr>
                <w:rFonts w:cs="Times New Roman"/>
                <w:szCs w:val="24"/>
              </w:rPr>
              <w:t>1.</w:t>
            </w:r>
            <w:r w:rsidR="002C0EAD">
              <w:rPr>
                <w:rFonts w:cs="Times New Roman"/>
                <w:szCs w:val="24"/>
              </w:rPr>
              <w:t>log into the map window</w:t>
            </w:r>
          </w:p>
          <w:p w14:paraId="64AA65E3" w14:textId="77777777" w:rsidR="00CC1AEF" w:rsidRPr="00F54271" w:rsidRDefault="00CC1AEF" w:rsidP="00BB047E">
            <w:pPr>
              <w:ind w:left="270" w:hanging="270"/>
              <w:rPr>
                <w:rFonts w:cs="Times New Roman"/>
                <w:szCs w:val="24"/>
              </w:rPr>
            </w:pPr>
          </w:p>
          <w:p w14:paraId="78139DE9" w14:textId="77777777" w:rsidR="00CC1AEF" w:rsidRPr="00F54271" w:rsidRDefault="00CC1AEF" w:rsidP="00BB047E">
            <w:pPr>
              <w:rPr>
                <w:rFonts w:cs="Times New Roman"/>
                <w:szCs w:val="24"/>
              </w:rPr>
            </w:pPr>
          </w:p>
        </w:tc>
        <w:tc>
          <w:tcPr>
            <w:tcW w:w="4619" w:type="dxa"/>
          </w:tcPr>
          <w:p w14:paraId="239DFBCB" w14:textId="4066F60E" w:rsidR="00CC1AEF" w:rsidRPr="00F54271" w:rsidRDefault="002C0EAD" w:rsidP="00BB047E">
            <w:pPr>
              <w:ind w:left="342" w:right="180" w:hanging="255"/>
              <w:jc w:val="left"/>
              <w:rPr>
                <w:rFonts w:cs="Times New Roman"/>
                <w:szCs w:val="24"/>
              </w:rPr>
            </w:pPr>
            <w:r>
              <w:rPr>
                <w:rFonts w:cs="Times New Roman"/>
                <w:szCs w:val="24"/>
              </w:rPr>
              <w:t>2.show the seat count on the bus icon as a label</w:t>
            </w:r>
          </w:p>
        </w:tc>
      </w:tr>
    </w:tbl>
    <w:p w14:paraId="5DF2B33F" w14:textId="6D133EC1" w:rsidR="00CC1AEF" w:rsidRDefault="00CC1AEF" w:rsidP="003E125B">
      <w:pPr>
        <w:pStyle w:val="normaltab"/>
        <w:rPr>
          <w:b/>
        </w:rPr>
      </w:pPr>
    </w:p>
    <w:p w14:paraId="165B51F3" w14:textId="4863970B" w:rsidR="00683B05" w:rsidRDefault="00683B05" w:rsidP="003E125B">
      <w:pPr>
        <w:pStyle w:val="normaltab"/>
        <w:rPr>
          <w:b/>
        </w:rPr>
      </w:pPr>
    </w:p>
    <w:p w14:paraId="2FA64A94" w14:textId="1987D17B" w:rsidR="00683B05" w:rsidRDefault="00683B05" w:rsidP="003E125B">
      <w:pPr>
        <w:pStyle w:val="normaltab"/>
        <w:rPr>
          <w:b/>
        </w:rPr>
      </w:pPr>
    </w:p>
    <w:p w14:paraId="0A7C1AA1" w14:textId="561635C7" w:rsidR="00683B05" w:rsidRDefault="00683B05" w:rsidP="003E125B">
      <w:pPr>
        <w:pStyle w:val="normaltab"/>
        <w:rPr>
          <w:b/>
        </w:rPr>
      </w:pPr>
    </w:p>
    <w:p w14:paraId="2D1A0257" w14:textId="59D87E6C" w:rsidR="00683B05" w:rsidRDefault="00683B05" w:rsidP="003E125B">
      <w:pPr>
        <w:pStyle w:val="normaltab"/>
        <w:rPr>
          <w:b/>
        </w:rPr>
      </w:pPr>
    </w:p>
    <w:p w14:paraId="6176E5A0" w14:textId="295416A6" w:rsidR="00683B05" w:rsidRDefault="00683B05" w:rsidP="003E125B">
      <w:pPr>
        <w:pStyle w:val="normaltab"/>
        <w:rPr>
          <w:b/>
        </w:rPr>
      </w:pPr>
    </w:p>
    <w:p w14:paraId="19F5AAE2" w14:textId="00A96C02" w:rsidR="00683B05" w:rsidRDefault="00683B05" w:rsidP="003E125B">
      <w:pPr>
        <w:pStyle w:val="normaltab"/>
        <w:rPr>
          <w:b/>
        </w:rPr>
      </w:pPr>
    </w:p>
    <w:p w14:paraId="7EA13C46" w14:textId="74788F44" w:rsidR="00683B05" w:rsidRDefault="00683B05" w:rsidP="003E125B">
      <w:pPr>
        <w:pStyle w:val="normaltab"/>
        <w:rPr>
          <w:b/>
        </w:rPr>
      </w:pPr>
    </w:p>
    <w:p w14:paraId="501D0F86" w14:textId="05E97035" w:rsidR="00683B05" w:rsidRDefault="00683B05" w:rsidP="003E125B">
      <w:pPr>
        <w:pStyle w:val="normaltab"/>
        <w:rPr>
          <w:b/>
        </w:rPr>
      </w:pPr>
    </w:p>
    <w:p w14:paraId="28F1AB35" w14:textId="77777777" w:rsidR="00683B05" w:rsidRDefault="00683B05" w:rsidP="003E125B">
      <w:pPr>
        <w:pStyle w:val="normaltab"/>
        <w:rPr>
          <w:b/>
        </w:rPr>
      </w:pPr>
    </w:p>
    <w:tbl>
      <w:tblPr>
        <w:tblStyle w:val="TableGrid"/>
        <w:tblW w:w="0" w:type="auto"/>
        <w:tblLayout w:type="fixed"/>
        <w:tblLook w:val="04A0" w:firstRow="1" w:lastRow="0" w:firstColumn="1" w:lastColumn="0" w:noHBand="0" w:noVBand="1"/>
      </w:tblPr>
      <w:tblGrid>
        <w:gridCol w:w="2381"/>
        <w:gridCol w:w="2036"/>
        <w:gridCol w:w="4619"/>
      </w:tblGrid>
      <w:tr w:rsidR="000D6E61" w:rsidRPr="00C25580" w14:paraId="571AFBB7" w14:textId="77777777" w:rsidTr="00BB047E">
        <w:trPr>
          <w:trHeight w:val="409"/>
        </w:trPr>
        <w:tc>
          <w:tcPr>
            <w:tcW w:w="2381" w:type="dxa"/>
            <w:vAlign w:val="center"/>
          </w:tcPr>
          <w:p w14:paraId="42EA2F2D" w14:textId="77777777" w:rsidR="000D6E61" w:rsidRPr="00F54271" w:rsidRDefault="000D6E61" w:rsidP="000D6E61">
            <w:pPr>
              <w:rPr>
                <w:rFonts w:cs="Times New Roman"/>
                <w:b/>
                <w:bCs/>
                <w:szCs w:val="24"/>
              </w:rPr>
            </w:pPr>
            <w:r w:rsidRPr="00F54271">
              <w:rPr>
                <w:rFonts w:cs="Times New Roman"/>
                <w:b/>
                <w:bCs/>
                <w:szCs w:val="24"/>
              </w:rPr>
              <w:t>Use case:</w:t>
            </w:r>
          </w:p>
        </w:tc>
        <w:tc>
          <w:tcPr>
            <w:tcW w:w="6655" w:type="dxa"/>
            <w:gridSpan w:val="2"/>
            <w:vAlign w:val="center"/>
          </w:tcPr>
          <w:p w14:paraId="2D209C5A" w14:textId="0800D224" w:rsidR="000D6E61" w:rsidRPr="00F54271" w:rsidRDefault="000D6E61" w:rsidP="000D6E61">
            <w:pPr>
              <w:rPr>
                <w:rFonts w:cs="Times New Roman"/>
                <w:szCs w:val="24"/>
              </w:rPr>
            </w:pPr>
            <w:r>
              <w:rPr>
                <w:rFonts w:cs="Times New Roman"/>
                <w:szCs w:val="24"/>
              </w:rPr>
              <w:t>Request a seat</w:t>
            </w:r>
          </w:p>
        </w:tc>
      </w:tr>
      <w:tr w:rsidR="000D6E61" w:rsidRPr="00C25580" w14:paraId="7A79CDD2" w14:textId="77777777" w:rsidTr="00BB047E">
        <w:trPr>
          <w:trHeight w:val="359"/>
        </w:trPr>
        <w:tc>
          <w:tcPr>
            <w:tcW w:w="2381" w:type="dxa"/>
            <w:vAlign w:val="center"/>
          </w:tcPr>
          <w:p w14:paraId="41377F36" w14:textId="77777777" w:rsidR="000D6E61" w:rsidRPr="00F54271" w:rsidRDefault="000D6E61" w:rsidP="000D6E61">
            <w:pPr>
              <w:rPr>
                <w:rFonts w:cs="Times New Roman"/>
                <w:b/>
                <w:bCs/>
                <w:szCs w:val="24"/>
              </w:rPr>
            </w:pPr>
            <w:r w:rsidRPr="00F54271">
              <w:rPr>
                <w:rFonts w:cs="Times New Roman"/>
                <w:b/>
                <w:bCs/>
                <w:szCs w:val="24"/>
              </w:rPr>
              <w:t>Actors:</w:t>
            </w:r>
          </w:p>
        </w:tc>
        <w:tc>
          <w:tcPr>
            <w:tcW w:w="6655" w:type="dxa"/>
            <w:gridSpan w:val="2"/>
            <w:vAlign w:val="center"/>
          </w:tcPr>
          <w:p w14:paraId="09180B65" w14:textId="2FC60C59" w:rsidR="000D6E61" w:rsidRPr="00F54271" w:rsidRDefault="000D6E61" w:rsidP="000D6E61">
            <w:pPr>
              <w:rPr>
                <w:rFonts w:cs="Times New Roman"/>
                <w:szCs w:val="24"/>
              </w:rPr>
            </w:pPr>
            <w:r>
              <w:rPr>
                <w:rFonts w:cs="Times New Roman"/>
                <w:szCs w:val="24"/>
              </w:rPr>
              <w:t xml:space="preserve">Passenger </w:t>
            </w:r>
          </w:p>
        </w:tc>
      </w:tr>
      <w:tr w:rsidR="000D6E61" w:rsidRPr="00C25580" w14:paraId="5C524991" w14:textId="77777777" w:rsidTr="00BB047E">
        <w:trPr>
          <w:trHeight w:val="332"/>
        </w:trPr>
        <w:tc>
          <w:tcPr>
            <w:tcW w:w="2381" w:type="dxa"/>
            <w:vAlign w:val="center"/>
          </w:tcPr>
          <w:p w14:paraId="2DD9F0F8" w14:textId="77777777" w:rsidR="000D6E61" w:rsidRPr="00F54271" w:rsidRDefault="000D6E61" w:rsidP="000D6E61">
            <w:pPr>
              <w:rPr>
                <w:rFonts w:cs="Times New Roman"/>
                <w:b/>
                <w:bCs/>
                <w:szCs w:val="24"/>
              </w:rPr>
            </w:pPr>
            <w:r w:rsidRPr="00F54271">
              <w:rPr>
                <w:rFonts w:cs="Times New Roman"/>
                <w:b/>
                <w:bCs/>
                <w:szCs w:val="24"/>
              </w:rPr>
              <w:t>Purpose:</w:t>
            </w:r>
          </w:p>
        </w:tc>
        <w:tc>
          <w:tcPr>
            <w:tcW w:w="6655" w:type="dxa"/>
            <w:gridSpan w:val="2"/>
            <w:vAlign w:val="center"/>
          </w:tcPr>
          <w:p w14:paraId="1CFE215A" w14:textId="5BD48593" w:rsidR="000D6E61" w:rsidRPr="00F54271" w:rsidRDefault="000D6E61" w:rsidP="000D6E61">
            <w:pPr>
              <w:rPr>
                <w:rFonts w:cs="Times New Roman"/>
                <w:szCs w:val="24"/>
              </w:rPr>
            </w:pPr>
            <w:r>
              <w:rPr>
                <w:rFonts w:cs="Times New Roman"/>
                <w:szCs w:val="24"/>
              </w:rPr>
              <w:t>Booking a seat of the bus</w:t>
            </w:r>
          </w:p>
        </w:tc>
      </w:tr>
      <w:tr w:rsidR="000D6E61" w:rsidRPr="00C25580" w14:paraId="04513A50" w14:textId="77777777" w:rsidTr="00BB047E">
        <w:trPr>
          <w:trHeight w:val="620"/>
        </w:trPr>
        <w:tc>
          <w:tcPr>
            <w:tcW w:w="2381" w:type="dxa"/>
            <w:vAlign w:val="center"/>
          </w:tcPr>
          <w:p w14:paraId="5BDD31A4" w14:textId="77777777" w:rsidR="000D6E61" w:rsidRPr="00F54271" w:rsidRDefault="000D6E61" w:rsidP="000D6E61">
            <w:pPr>
              <w:rPr>
                <w:rFonts w:cs="Times New Roman"/>
                <w:b/>
                <w:bCs/>
                <w:szCs w:val="24"/>
              </w:rPr>
            </w:pPr>
            <w:r w:rsidRPr="00F54271">
              <w:rPr>
                <w:rFonts w:cs="Times New Roman"/>
                <w:b/>
                <w:bCs/>
                <w:szCs w:val="24"/>
              </w:rPr>
              <w:t>Overview:</w:t>
            </w:r>
          </w:p>
        </w:tc>
        <w:tc>
          <w:tcPr>
            <w:tcW w:w="6655" w:type="dxa"/>
            <w:gridSpan w:val="2"/>
            <w:vAlign w:val="center"/>
          </w:tcPr>
          <w:p w14:paraId="4FC644FB" w14:textId="0315510A" w:rsidR="000D6E61" w:rsidRPr="00F54271" w:rsidRDefault="000D6E61" w:rsidP="000D6E61">
            <w:pPr>
              <w:rPr>
                <w:rFonts w:cs="Times New Roman"/>
                <w:szCs w:val="24"/>
              </w:rPr>
            </w:pPr>
            <w:r>
              <w:rPr>
                <w:rFonts w:cs="Times New Roman"/>
                <w:szCs w:val="24"/>
              </w:rPr>
              <w:t xml:space="preserve">Passenger wants to book a seat </w:t>
            </w:r>
          </w:p>
        </w:tc>
      </w:tr>
      <w:tr w:rsidR="000D6E61" w:rsidRPr="00C25580" w14:paraId="3421AC15" w14:textId="77777777" w:rsidTr="00BB047E">
        <w:trPr>
          <w:trHeight w:val="350"/>
        </w:trPr>
        <w:tc>
          <w:tcPr>
            <w:tcW w:w="2381" w:type="dxa"/>
            <w:vAlign w:val="center"/>
          </w:tcPr>
          <w:p w14:paraId="3B36BC78" w14:textId="77777777" w:rsidR="000D6E61" w:rsidRPr="00F54271" w:rsidRDefault="000D6E61" w:rsidP="000D6E61">
            <w:pPr>
              <w:rPr>
                <w:rFonts w:cs="Times New Roman"/>
                <w:b/>
                <w:bCs/>
                <w:szCs w:val="24"/>
              </w:rPr>
            </w:pPr>
            <w:r w:rsidRPr="00F54271">
              <w:rPr>
                <w:rFonts w:cs="Times New Roman"/>
                <w:b/>
                <w:bCs/>
                <w:szCs w:val="24"/>
              </w:rPr>
              <w:t>Type:</w:t>
            </w:r>
          </w:p>
        </w:tc>
        <w:tc>
          <w:tcPr>
            <w:tcW w:w="6655" w:type="dxa"/>
            <w:gridSpan w:val="2"/>
            <w:vAlign w:val="center"/>
          </w:tcPr>
          <w:p w14:paraId="3DE92448" w14:textId="63D2B10A" w:rsidR="000D6E61" w:rsidRPr="00F54271" w:rsidRDefault="000D6E61" w:rsidP="000D6E61">
            <w:pPr>
              <w:rPr>
                <w:rFonts w:cs="Times New Roman"/>
                <w:szCs w:val="24"/>
              </w:rPr>
            </w:pPr>
            <w:r>
              <w:rPr>
                <w:rFonts w:cs="Times New Roman"/>
                <w:szCs w:val="24"/>
              </w:rPr>
              <w:t>Essential</w:t>
            </w:r>
          </w:p>
        </w:tc>
      </w:tr>
      <w:tr w:rsidR="000D6E61" w:rsidRPr="00C25580" w14:paraId="415C3B57" w14:textId="77777777" w:rsidTr="00BB047E">
        <w:trPr>
          <w:trHeight w:val="629"/>
        </w:trPr>
        <w:tc>
          <w:tcPr>
            <w:tcW w:w="2381" w:type="dxa"/>
            <w:vAlign w:val="center"/>
          </w:tcPr>
          <w:p w14:paraId="0AD377E0" w14:textId="77777777" w:rsidR="000D6E61" w:rsidRPr="00F54271" w:rsidRDefault="000D6E61" w:rsidP="000D6E61">
            <w:pPr>
              <w:rPr>
                <w:rFonts w:cs="Times New Roman"/>
                <w:b/>
                <w:bCs/>
                <w:szCs w:val="24"/>
              </w:rPr>
            </w:pPr>
            <w:r w:rsidRPr="00F54271">
              <w:rPr>
                <w:rFonts w:cs="Times New Roman"/>
                <w:b/>
                <w:bCs/>
                <w:szCs w:val="24"/>
              </w:rPr>
              <w:t>Preconditions:</w:t>
            </w:r>
          </w:p>
        </w:tc>
        <w:tc>
          <w:tcPr>
            <w:tcW w:w="6655" w:type="dxa"/>
            <w:gridSpan w:val="2"/>
            <w:vAlign w:val="center"/>
          </w:tcPr>
          <w:p w14:paraId="6DAA8279" w14:textId="24DEC69F" w:rsidR="000D6E61" w:rsidRPr="00F54271" w:rsidRDefault="000D6E61" w:rsidP="000D6E61">
            <w:pPr>
              <w:rPr>
                <w:rFonts w:cs="Times New Roman"/>
                <w:szCs w:val="24"/>
              </w:rPr>
            </w:pPr>
            <w:r>
              <w:rPr>
                <w:rFonts w:cs="Times New Roman"/>
                <w:szCs w:val="24"/>
              </w:rPr>
              <w:t>There should be availability of seats to book</w:t>
            </w:r>
          </w:p>
        </w:tc>
      </w:tr>
      <w:tr w:rsidR="000D6E61" w:rsidRPr="00C25580" w14:paraId="707B417A" w14:textId="77777777" w:rsidTr="00BB047E">
        <w:trPr>
          <w:trHeight w:val="620"/>
        </w:trPr>
        <w:tc>
          <w:tcPr>
            <w:tcW w:w="2381" w:type="dxa"/>
            <w:vAlign w:val="center"/>
          </w:tcPr>
          <w:p w14:paraId="0A5D5B4A" w14:textId="77777777" w:rsidR="000D6E61" w:rsidRPr="00F54271" w:rsidRDefault="000D6E61" w:rsidP="000D6E61">
            <w:pPr>
              <w:rPr>
                <w:rFonts w:cs="Times New Roman"/>
                <w:b/>
                <w:bCs/>
                <w:szCs w:val="24"/>
              </w:rPr>
            </w:pPr>
            <w:r w:rsidRPr="00F54271">
              <w:rPr>
                <w:rFonts w:cs="Times New Roman"/>
                <w:b/>
                <w:bCs/>
                <w:szCs w:val="24"/>
              </w:rPr>
              <w:t>Post conditions:</w:t>
            </w:r>
          </w:p>
        </w:tc>
        <w:tc>
          <w:tcPr>
            <w:tcW w:w="6655" w:type="dxa"/>
            <w:gridSpan w:val="2"/>
            <w:vAlign w:val="center"/>
          </w:tcPr>
          <w:p w14:paraId="3A83E1D3" w14:textId="11768127" w:rsidR="000D6E61" w:rsidRPr="00F54271" w:rsidRDefault="000D6E61" w:rsidP="000D6E61">
            <w:pPr>
              <w:rPr>
                <w:rFonts w:cs="Times New Roman"/>
                <w:szCs w:val="24"/>
              </w:rPr>
            </w:pPr>
            <w:r>
              <w:rPr>
                <w:rFonts w:cs="Times New Roman"/>
                <w:szCs w:val="24"/>
              </w:rPr>
              <w:t xml:space="preserve">Seats booked by the passenger </w:t>
            </w:r>
          </w:p>
        </w:tc>
      </w:tr>
      <w:tr w:rsidR="000D6E61" w:rsidRPr="00C25580" w14:paraId="58F1973E" w14:textId="77777777" w:rsidTr="00BB047E">
        <w:trPr>
          <w:trHeight w:val="395"/>
        </w:trPr>
        <w:tc>
          <w:tcPr>
            <w:tcW w:w="2381" w:type="dxa"/>
            <w:vAlign w:val="center"/>
          </w:tcPr>
          <w:p w14:paraId="438BDFC1" w14:textId="77777777" w:rsidR="000D6E61" w:rsidRPr="00F54271" w:rsidRDefault="000D6E61" w:rsidP="000D6E61">
            <w:pPr>
              <w:rPr>
                <w:rFonts w:cs="Times New Roman"/>
                <w:b/>
                <w:bCs/>
                <w:szCs w:val="24"/>
              </w:rPr>
            </w:pPr>
            <w:r w:rsidRPr="00F54271">
              <w:rPr>
                <w:rFonts w:cs="Times New Roman"/>
                <w:b/>
                <w:bCs/>
                <w:szCs w:val="24"/>
              </w:rPr>
              <w:t>Special Requirements:</w:t>
            </w:r>
          </w:p>
        </w:tc>
        <w:tc>
          <w:tcPr>
            <w:tcW w:w="6655" w:type="dxa"/>
            <w:gridSpan w:val="2"/>
            <w:vAlign w:val="center"/>
          </w:tcPr>
          <w:p w14:paraId="6813C175" w14:textId="27A36763" w:rsidR="000D6E61" w:rsidRPr="00F54271" w:rsidRDefault="000D6E61" w:rsidP="000D6E61">
            <w:pPr>
              <w:rPr>
                <w:rFonts w:cs="Times New Roman"/>
                <w:szCs w:val="24"/>
              </w:rPr>
            </w:pPr>
          </w:p>
        </w:tc>
      </w:tr>
      <w:tr w:rsidR="00CC1AEF" w:rsidRPr="00C25580" w14:paraId="1ADB7417" w14:textId="77777777" w:rsidTr="00BB047E">
        <w:trPr>
          <w:trHeight w:val="503"/>
        </w:trPr>
        <w:tc>
          <w:tcPr>
            <w:tcW w:w="9036" w:type="dxa"/>
            <w:gridSpan w:val="3"/>
            <w:vAlign w:val="center"/>
          </w:tcPr>
          <w:p w14:paraId="47441B63" w14:textId="77777777" w:rsidR="00CC1AEF" w:rsidRPr="00F54271" w:rsidRDefault="00CC1AEF" w:rsidP="00BB047E">
            <w:pPr>
              <w:jc w:val="center"/>
              <w:rPr>
                <w:rFonts w:cs="Times New Roman"/>
                <w:b/>
                <w:bCs/>
                <w:szCs w:val="24"/>
              </w:rPr>
            </w:pPr>
            <w:r w:rsidRPr="00F54271">
              <w:rPr>
                <w:rFonts w:cs="Times New Roman"/>
                <w:b/>
                <w:bCs/>
                <w:szCs w:val="24"/>
              </w:rPr>
              <w:t>Flow of Event</w:t>
            </w:r>
          </w:p>
        </w:tc>
      </w:tr>
      <w:tr w:rsidR="00CC1AEF" w:rsidRPr="00C25580" w14:paraId="2BB0D8C8" w14:textId="77777777" w:rsidTr="00BB047E">
        <w:trPr>
          <w:trHeight w:val="449"/>
        </w:trPr>
        <w:tc>
          <w:tcPr>
            <w:tcW w:w="4417" w:type="dxa"/>
            <w:gridSpan w:val="2"/>
            <w:vAlign w:val="center"/>
          </w:tcPr>
          <w:p w14:paraId="70016900" w14:textId="77777777" w:rsidR="00CC1AEF" w:rsidRPr="00F54271" w:rsidRDefault="00CC1AEF" w:rsidP="00BB047E">
            <w:pPr>
              <w:jc w:val="center"/>
              <w:rPr>
                <w:rFonts w:cs="Times New Roman"/>
                <w:b/>
                <w:bCs/>
                <w:szCs w:val="24"/>
              </w:rPr>
            </w:pPr>
            <w:r>
              <w:rPr>
                <w:rFonts w:cs="Times New Roman"/>
                <w:b/>
                <w:bCs/>
                <w:szCs w:val="24"/>
              </w:rPr>
              <w:t>Actor</w:t>
            </w:r>
            <w:r w:rsidRPr="00F54271">
              <w:rPr>
                <w:rFonts w:cs="Times New Roman"/>
                <w:b/>
                <w:bCs/>
                <w:szCs w:val="24"/>
              </w:rPr>
              <w:t xml:space="preserve"> Actions</w:t>
            </w:r>
          </w:p>
        </w:tc>
        <w:tc>
          <w:tcPr>
            <w:tcW w:w="4619" w:type="dxa"/>
            <w:vAlign w:val="center"/>
          </w:tcPr>
          <w:p w14:paraId="01260C41" w14:textId="77777777" w:rsidR="00CC1AEF" w:rsidRPr="00F54271" w:rsidRDefault="00CC1AEF" w:rsidP="00BB047E">
            <w:pPr>
              <w:jc w:val="center"/>
              <w:rPr>
                <w:rFonts w:cs="Times New Roman"/>
                <w:b/>
                <w:bCs/>
                <w:szCs w:val="24"/>
              </w:rPr>
            </w:pPr>
            <w:r>
              <w:rPr>
                <w:rFonts w:cs="Times New Roman"/>
                <w:b/>
                <w:bCs/>
                <w:szCs w:val="24"/>
              </w:rPr>
              <w:t xml:space="preserve">System </w:t>
            </w:r>
            <w:r w:rsidRPr="00F54271">
              <w:rPr>
                <w:rFonts w:cs="Times New Roman"/>
                <w:b/>
                <w:bCs/>
                <w:szCs w:val="24"/>
              </w:rPr>
              <w:t>Response</w:t>
            </w:r>
          </w:p>
        </w:tc>
      </w:tr>
      <w:tr w:rsidR="00CC1AEF" w:rsidRPr="00C25580" w14:paraId="72FEC8D8" w14:textId="77777777" w:rsidTr="00BB047E">
        <w:trPr>
          <w:trHeight w:val="162"/>
        </w:trPr>
        <w:tc>
          <w:tcPr>
            <w:tcW w:w="4417" w:type="dxa"/>
            <w:gridSpan w:val="2"/>
          </w:tcPr>
          <w:p w14:paraId="3A7928DB" w14:textId="674A56D9" w:rsidR="00CC1AEF" w:rsidRPr="00F54271" w:rsidRDefault="000D6E61" w:rsidP="000D6E61">
            <w:pPr>
              <w:ind w:left="270" w:hanging="270"/>
              <w:jc w:val="left"/>
              <w:rPr>
                <w:rFonts w:cs="Times New Roman"/>
                <w:szCs w:val="24"/>
              </w:rPr>
            </w:pPr>
            <w:r>
              <w:rPr>
                <w:rFonts w:cs="Times New Roman"/>
                <w:szCs w:val="24"/>
              </w:rPr>
              <w:t xml:space="preserve">1.click the seat </w:t>
            </w:r>
            <w:r w:rsidR="0007371A">
              <w:rPr>
                <w:rFonts w:cs="Times New Roman"/>
                <w:szCs w:val="24"/>
              </w:rPr>
              <w:t xml:space="preserve">count label </w:t>
            </w:r>
          </w:p>
          <w:p w14:paraId="55212160" w14:textId="1D7F0CE5" w:rsidR="00CC1AEF" w:rsidRPr="00F54271" w:rsidRDefault="0007371A" w:rsidP="00BB047E">
            <w:pPr>
              <w:ind w:left="270" w:hanging="270"/>
              <w:rPr>
                <w:rFonts w:cs="Times New Roman"/>
                <w:szCs w:val="24"/>
              </w:rPr>
            </w:pPr>
            <w:r>
              <w:rPr>
                <w:rFonts w:cs="Times New Roman"/>
                <w:szCs w:val="24"/>
              </w:rPr>
              <w:t>3. click the confirmation</w:t>
            </w:r>
          </w:p>
          <w:p w14:paraId="730A50DD" w14:textId="77777777" w:rsidR="00CC1AEF" w:rsidRPr="00F54271" w:rsidRDefault="00CC1AEF" w:rsidP="00BB047E">
            <w:pPr>
              <w:rPr>
                <w:rFonts w:cs="Times New Roman"/>
                <w:szCs w:val="24"/>
              </w:rPr>
            </w:pPr>
          </w:p>
        </w:tc>
        <w:tc>
          <w:tcPr>
            <w:tcW w:w="4619" w:type="dxa"/>
          </w:tcPr>
          <w:p w14:paraId="01E08559" w14:textId="77777777" w:rsidR="00CC1AEF" w:rsidRDefault="0007371A" w:rsidP="00BB047E">
            <w:pPr>
              <w:ind w:left="342" w:right="180" w:hanging="255"/>
              <w:jc w:val="left"/>
              <w:rPr>
                <w:rFonts w:cs="Times New Roman"/>
                <w:szCs w:val="24"/>
              </w:rPr>
            </w:pPr>
            <w:r>
              <w:rPr>
                <w:rFonts w:cs="Times New Roman"/>
                <w:szCs w:val="24"/>
              </w:rPr>
              <w:t>2. showing a window to confirm the reservation</w:t>
            </w:r>
          </w:p>
          <w:p w14:paraId="6DCD2B30" w14:textId="00225DA5" w:rsidR="0007371A" w:rsidRPr="00F54271" w:rsidRDefault="0007371A" w:rsidP="00BB047E">
            <w:pPr>
              <w:ind w:left="342" w:right="180" w:hanging="255"/>
              <w:jc w:val="left"/>
              <w:rPr>
                <w:rFonts w:cs="Times New Roman"/>
                <w:szCs w:val="24"/>
              </w:rPr>
            </w:pPr>
            <w:r>
              <w:rPr>
                <w:rFonts w:cs="Times New Roman"/>
                <w:szCs w:val="24"/>
              </w:rPr>
              <w:t>4.Reserved a seat and change the total available count</w:t>
            </w:r>
          </w:p>
        </w:tc>
      </w:tr>
    </w:tbl>
    <w:p w14:paraId="627F2638" w14:textId="5A41E4C6" w:rsidR="00CC1AEF" w:rsidRDefault="00CC1AEF" w:rsidP="003E125B">
      <w:pPr>
        <w:pStyle w:val="normaltab"/>
        <w:rPr>
          <w:b/>
        </w:rPr>
      </w:pPr>
    </w:p>
    <w:p w14:paraId="2CF25593" w14:textId="67C9B37A" w:rsidR="00683B05" w:rsidRDefault="00683B05" w:rsidP="003E125B">
      <w:pPr>
        <w:pStyle w:val="normaltab"/>
        <w:rPr>
          <w:b/>
        </w:rPr>
      </w:pPr>
    </w:p>
    <w:p w14:paraId="3FF74FAC" w14:textId="0DB85919" w:rsidR="00683B05" w:rsidRDefault="00683B05" w:rsidP="003E125B">
      <w:pPr>
        <w:pStyle w:val="normaltab"/>
        <w:rPr>
          <w:b/>
        </w:rPr>
      </w:pPr>
    </w:p>
    <w:p w14:paraId="743EBEDD" w14:textId="262D19A0" w:rsidR="00683B05" w:rsidRDefault="00683B05" w:rsidP="003E125B">
      <w:pPr>
        <w:pStyle w:val="normaltab"/>
        <w:rPr>
          <w:b/>
        </w:rPr>
      </w:pPr>
    </w:p>
    <w:p w14:paraId="2B3CD3FC" w14:textId="579D419D" w:rsidR="00683B05" w:rsidRDefault="00683B05" w:rsidP="003E125B">
      <w:pPr>
        <w:pStyle w:val="normaltab"/>
        <w:rPr>
          <w:b/>
        </w:rPr>
      </w:pPr>
    </w:p>
    <w:p w14:paraId="46EB006C" w14:textId="407C07A6" w:rsidR="00683B05" w:rsidRDefault="00683B05" w:rsidP="003E125B">
      <w:pPr>
        <w:pStyle w:val="normaltab"/>
        <w:rPr>
          <w:b/>
        </w:rPr>
      </w:pPr>
    </w:p>
    <w:p w14:paraId="713E5207" w14:textId="7EDDD7DE" w:rsidR="00683B05" w:rsidRDefault="00683B05" w:rsidP="003E125B">
      <w:pPr>
        <w:pStyle w:val="normaltab"/>
        <w:rPr>
          <w:b/>
        </w:rPr>
      </w:pPr>
    </w:p>
    <w:p w14:paraId="1FAF4D45" w14:textId="7E4A1B56" w:rsidR="00683B05" w:rsidRDefault="00683B05" w:rsidP="003E125B">
      <w:pPr>
        <w:pStyle w:val="normaltab"/>
        <w:rPr>
          <w:b/>
        </w:rPr>
      </w:pPr>
    </w:p>
    <w:p w14:paraId="7C07A627" w14:textId="4C7E265F" w:rsidR="00683B05" w:rsidRDefault="00683B05" w:rsidP="003E125B">
      <w:pPr>
        <w:pStyle w:val="normaltab"/>
        <w:rPr>
          <w:b/>
        </w:rPr>
      </w:pPr>
    </w:p>
    <w:p w14:paraId="1E92DC43" w14:textId="77777777" w:rsidR="00683B05" w:rsidRDefault="00683B05" w:rsidP="003E125B">
      <w:pPr>
        <w:pStyle w:val="normaltab"/>
        <w:rPr>
          <w:b/>
        </w:rPr>
      </w:pPr>
    </w:p>
    <w:p w14:paraId="21BD0C07" w14:textId="77777777" w:rsidR="00683B05" w:rsidRDefault="00683B05" w:rsidP="003E125B">
      <w:pPr>
        <w:pStyle w:val="normaltab"/>
        <w:rPr>
          <w:b/>
        </w:rPr>
      </w:pPr>
    </w:p>
    <w:tbl>
      <w:tblPr>
        <w:tblStyle w:val="TableGrid"/>
        <w:tblW w:w="0" w:type="auto"/>
        <w:tblLayout w:type="fixed"/>
        <w:tblLook w:val="04A0" w:firstRow="1" w:lastRow="0" w:firstColumn="1" w:lastColumn="0" w:noHBand="0" w:noVBand="1"/>
      </w:tblPr>
      <w:tblGrid>
        <w:gridCol w:w="2381"/>
        <w:gridCol w:w="2036"/>
        <w:gridCol w:w="4619"/>
      </w:tblGrid>
      <w:tr w:rsidR="00CC1AEF" w:rsidRPr="00C25580" w14:paraId="08558623" w14:textId="77777777" w:rsidTr="00BB047E">
        <w:trPr>
          <w:trHeight w:val="409"/>
        </w:trPr>
        <w:tc>
          <w:tcPr>
            <w:tcW w:w="2381" w:type="dxa"/>
            <w:vAlign w:val="center"/>
          </w:tcPr>
          <w:p w14:paraId="669C237A" w14:textId="77777777" w:rsidR="00CC1AEF" w:rsidRPr="00F54271" w:rsidRDefault="00CC1AEF" w:rsidP="00BB047E">
            <w:pPr>
              <w:rPr>
                <w:rFonts w:cs="Times New Roman"/>
                <w:b/>
                <w:bCs/>
                <w:szCs w:val="24"/>
              </w:rPr>
            </w:pPr>
            <w:r w:rsidRPr="00F54271">
              <w:rPr>
                <w:rFonts w:cs="Times New Roman"/>
                <w:b/>
                <w:bCs/>
                <w:szCs w:val="24"/>
              </w:rPr>
              <w:t>Use case:</w:t>
            </w:r>
          </w:p>
        </w:tc>
        <w:tc>
          <w:tcPr>
            <w:tcW w:w="6655" w:type="dxa"/>
            <w:gridSpan w:val="2"/>
            <w:vAlign w:val="center"/>
          </w:tcPr>
          <w:p w14:paraId="0F09DC4F" w14:textId="6F1E26EB" w:rsidR="00CC1AEF" w:rsidRPr="00F54271" w:rsidRDefault="00A93270" w:rsidP="00BB047E">
            <w:pPr>
              <w:rPr>
                <w:rFonts w:cs="Times New Roman"/>
                <w:szCs w:val="24"/>
              </w:rPr>
            </w:pPr>
            <w:r>
              <w:rPr>
                <w:rFonts w:cs="Times New Roman"/>
                <w:szCs w:val="24"/>
              </w:rPr>
              <w:t xml:space="preserve">Mange the booking request </w:t>
            </w:r>
          </w:p>
        </w:tc>
      </w:tr>
      <w:tr w:rsidR="00CC1AEF" w:rsidRPr="00C25580" w14:paraId="05C16DAC" w14:textId="77777777" w:rsidTr="00BB047E">
        <w:trPr>
          <w:trHeight w:val="359"/>
        </w:trPr>
        <w:tc>
          <w:tcPr>
            <w:tcW w:w="2381" w:type="dxa"/>
            <w:vAlign w:val="center"/>
          </w:tcPr>
          <w:p w14:paraId="5407B279" w14:textId="77777777" w:rsidR="00CC1AEF" w:rsidRPr="00F54271" w:rsidRDefault="00CC1AEF" w:rsidP="00BB047E">
            <w:pPr>
              <w:rPr>
                <w:rFonts w:cs="Times New Roman"/>
                <w:b/>
                <w:bCs/>
                <w:szCs w:val="24"/>
              </w:rPr>
            </w:pPr>
            <w:r w:rsidRPr="00F54271">
              <w:rPr>
                <w:rFonts w:cs="Times New Roman"/>
                <w:b/>
                <w:bCs/>
                <w:szCs w:val="24"/>
              </w:rPr>
              <w:t>Actors:</w:t>
            </w:r>
          </w:p>
        </w:tc>
        <w:tc>
          <w:tcPr>
            <w:tcW w:w="6655" w:type="dxa"/>
            <w:gridSpan w:val="2"/>
            <w:vAlign w:val="center"/>
          </w:tcPr>
          <w:p w14:paraId="4656A9EB" w14:textId="0760464D" w:rsidR="00CC1AEF" w:rsidRPr="00F54271" w:rsidRDefault="00A93270" w:rsidP="00BB047E">
            <w:pPr>
              <w:rPr>
                <w:rFonts w:cs="Times New Roman"/>
                <w:szCs w:val="24"/>
              </w:rPr>
            </w:pPr>
            <w:r>
              <w:rPr>
                <w:rFonts w:cs="Times New Roman"/>
                <w:szCs w:val="24"/>
              </w:rPr>
              <w:t>Bus</w:t>
            </w:r>
          </w:p>
        </w:tc>
      </w:tr>
      <w:tr w:rsidR="00CC1AEF" w:rsidRPr="00C25580" w14:paraId="15D5038B" w14:textId="77777777" w:rsidTr="00BB047E">
        <w:trPr>
          <w:trHeight w:val="332"/>
        </w:trPr>
        <w:tc>
          <w:tcPr>
            <w:tcW w:w="2381" w:type="dxa"/>
            <w:vAlign w:val="center"/>
          </w:tcPr>
          <w:p w14:paraId="68991608" w14:textId="77777777" w:rsidR="00CC1AEF" w:rsidRPr="00F54271" w:rsidRDefault="00CC1AEF" w:rsidP="00BB047E">
            <w:pPr>
              <w:rPr>
                <w:rFonts w:cs="Times New Roman"/>
                <w:b/>
                <w:bCs/>
                <w:szCs w:val="24"/>
              </w:rPr>
            </w:pPr>
            <w:r w:rsidRPr="00F54271">
              <w:rPr>
                <w:rFonts w:cs="Times New Roman"/>
                <w:b/>
                <w:bCs/>
                <w:szCs w:val="24"/>
              </w:rPr>
              <w:t>Purpose:</w:t>
            </w:r>
          </w:p>
        </w:tc>
        <w:tc>
          <w:tcPr>
            <w:tcW w:w="6655" w:type="dxa"/>
            <w:gridSpan w:val="2"/>
            <w:vAlign w:val="center"/>
          </w:tcPr>
          <w:p w14:paraId="53EF13BC" w14:textId="3B86C750" w:rsidR="00CC1AEF" w:rsidRPr="00F54271" w:rsidRDefault="00A93270" w:rsidP="00BB047E">
            <w:pPr>
              <w:rPr>
                <w:rFonts w:cs="Times New Roman"/>
                <w:szCs w:val="24"/>
              </w:rPr>
            </w:pPr>
            <w:r>
              <w:rPr>
                <w:rFonts w:cs="Times New Roman"/>
                <w:szCs w:val="24"/>
              </w:rPr>
              <w:t>booking a seat according to the passenger request</w:t>
            </w:r>
          </w:p>
        </w:tc>
      </w:tr>
      <w:tr w:rsidR="00CC1AEF" w:rsidRPr="00C25580" w14:paraId="0E93E1EA" w14:textId="77777777" w:rsidTr="00BB047E">
        <w:trPr>
          <w:trHeight w:val="620"/>
        </w:trPr>
        <w:tc>
          <w:tcPr>
            <w:tcW w:w="2381" w:type="dxa"/>
            <w:vAlign w:val="center"/>
          </w:tcPr>
          <w:p w14:paraId="27F5A2B8" w14:textId="77777777" w:rsidR="00CC1AEF" w:rsidRPr="00F54271" w:rsidRDefault="00CC1AEF" w:rsidP="00BB047E">
            <w:pPr>
              <w:rPr>
                <w:rFonts w:cs="Times New Roman"/>
                <w:b/>
                <w:bCs/>
                <w:szCs w:val="24"/>
              </w:rPr>
            </w:pPr>
            <w:r w:rsidRPr="00F54271">
              <w:rPr>
                <w:rFonts w:cs="Times New Roman"/>
                <w:b/>
                <w:bCs/>
                <w:szCs w:val="24"/>
              </w:rPr>
              <w:t>Overview:</w:t>
            </w:r>
          </w:p>
        </w:tc>
        <w:tc>
          <w:tcPr>
            <w:tcW w:w="6655" w:type="dxa"/>
            <w:gridSpan w:val="2"/>
            <w:vAlign w:val="center"/>
          </w:tcPr>
          <w:p w14:paraId="157041AA" w14:textId="103B878F" w:rsidR="00CC1AEF" w:rsidRPr="00F54271" w:rsidRDefault="00A93270" w:rsidP="00BB047E">
            <w:pPr>
              <w:rPr>
                <w:rFonts w:cs="Times New Roman"/>
                <w:szCs w:val="24"/>
              </w:rPr>
            </w:pPr>
            <w:r>
              <w:rPr>
                <w:rFonts w:cs="Times New Roman"/>
                <w:szCs w:val="24"/>
              </w:rPr>
              <w:t xml:space="preserve">Driver/conductor put a notice to show other passengers about the booked seats on the bus </w:t>
            </w:r>
          </w:p>
        </w:tc>
      </w:tr>
      <w:tr w:rsidR="00CC1AEF" w:rsidRPr="00C25580" w14:paraId="26B60ED9" w14:textId="77777777" w:rsidTr="00BB047E">
        <w:trPr>
          <w:trHeight w:val="350"/>
        </w:trPr>
        <w:tc>
          <w:tcPr>
            <w:tcW w:w="2381" w:type="dxa"/>
            <w:vAlign w:val="center"/>
          </w:tcPr>
          <w:p w14:paraId="5A4E889A" w14:textId="77777777" w:rsidR="00CC1AEF" w:rsidRPr="00F54271" w:rsidRDefault="00CC1AEF" w:rsidP="00BB047E">
            <w:pPr>
              <w:rPr>
                <w:rFonts w:cs="Times New Roman"/>
                <w:b/>
                <w:bCs/>
                <w:szCs w:val="24"/>
              </w:rPr>
            </w:pPr>
            <w:r w:rsidRPr="00F54271">
              <w:rPr>
                <w:rFonts w:cs="Times New Roman"/>
                <w:b/>
                <w:bCs/>
                <w:szCs w:val="24"/>
              </w:rPr>
              <w:t>Type:</w:t>
            </w:r>
          </w:p>
        </w:tc>
        <w:tc>
          <w:tcPr>
            <w:tcW w:w="6655" w:type="dxa"/>
            <w:gridSpan w:val="2"/>
            <w:vAlign w:val="center"/>
          </w:tcPr>
          <w:p w14:paraId="11DB5770" w14:textId="20E8A7F9" w:rsidR="00CC1AEF" w:rsidRPr="00F54271" w:rsidRDefault="00A93270" w:rsidP="00BB047E">
            <w:pPr>
              <w:rPr>
                <w:rFonts w:cs="Times New Roman"/>
                <w:szCs w:val="24"/>
              </w:rPr>
            </w:pPr>
            <w:r>
              <w:rPr>
                <w:rFonts w:cs="Times New Roman"/>
                <w:szCs w:val="24"/>
              </w:rPr>
              <w:t>Essential</w:t>
            </w:r>
          </w:p>
        </w:tc>
      </w:tr>
      <w:tr w:rsidR="00CC1AEF" w:rsidRPr="00C25580" w14:paraId="7B5BB8E9" w14:textId="77777777" w:rsidTr="00BB047E">
        <w:trPr>
          <w:trHeight w:val="629"/>
        </w:trPr>
        <w:tc>
          <w:tcPr>
            <w:tcW w:w="2381" w:type="dxa"/>
            <w:vAlign w:val="center"/>
          </w:tcPr>
          <w:p w14:paraId="31646649" w14:textId="77777777" w:rsidR="00CC1AEF" w:rsidRPr="00F54271" w:rsidRDefault="00CC1AEF" w:rsidP="00BB047E">
            <w:pPr>
              <w:rPr>
                <w:rFonts w:cs="Times New Roman"/>
                <w:b/>
                <w:bCs/>
                <w:szCs w:val="24"/>
              </w:rPr>
            </w:pPr>
            <w:r w:rsidRPr="00F54271">
              <w:rPr>
                <w:rFonts w:cs="Times New Roman"/>
                <w:b/>
                <w:bCs/>
                <w:szCs w:val="24"/>
              </w:rPr>
              <w:t>Preconditions:</w:t>
            </w:r>
          </w:p>
        </w:tc>
        <w:tc>
          <w:tcPr>
            <w:tcW w:w="6655" w:type="dxa"/>
            <w:gridSpan w:val="2"/>
            <w:vAlign w:val="center"/>
          </w:tcPr>
          <w:p w14:paraId="73B4D4FC" w14:textId="3AA3E42B" w:rsidR="00CC1AEF" w:rsidRPr="00F54271" w:rsidRDefault="00397AFB" w:rsidP="00BB047E">
            <w:pPr>
              <w:rPr>
                <w:rFonts w:cs="Times New Roman"/>
                <w:szCs w:val="24"/>
              </w:rPr>
            </w:pPr>
            <w:r>
              <w:rPr>
                <w:rFonts w:cs="Times New Roman"/>
                <w:szCs w:val="24"/>
              </w:rPr>
              <w:t>A request sent by the passenger</w:t>
            </w:r>
          </w:p>
        </w:tc>
      </w:tr>
      <w:tr w:rsidR="00CC1AEF" w:rsidRPr="00C25580" w14:paraId="778963F6" w14:textId="77777777" w:rsidTr="00BB047E">
        <w:trPr>
          <w:trHeight w:val="620"/>
        </w:trPr>
        <w:tc>
          <w:tcPr>
            <w:tcW w:w="2381" w:type="dxa"/>
            <w:vAlign w:val="center"/>
          </w:tcPr>
          <w:p w14:paraId="08D1BC1B" w14:textId="77777777" w:rsidR="00CC1AEF" w:rsidRPr="00F54271" w:rsidRDefault="00CC1AEF" w:rsidP="00BB047E">
            <w:pPr>
              <w:rPr>
                <w:rFonts w:cs="Times New Roman"/>
                <w:b/>
                <w:bCs/>
                <w:szCs w:val="24"/>
              </w:rPr>
            </w:pPr>
            <w:r w:rsidRPr="00F54271">
              <w:rPr>
                <w:rFonts w:cs="Times New Roman"/>
                <w:b/>
                <w:bCs/>
                <w:szCs w:val="24"/>
              </w:rPr>
              <w:t>Post conditions:</w:t>
            </w:r>
          </w:p>
        </w:tc>
        <w:tc>
          <w:tcPr>
            <w:tcW w:w="6655" w:type="dxa"/>
            <w:gridSpan w:val="2"/>
            <w:vAlign w:val="center"/>
          </w:tcPr>
          <w:p w14:paraId="712A1C37" w14:textId="45EA59EF" w:rsidR="00CC1AEF" w:rsidRPr="00F54271" w:rsidRDefault="00397AFB" w:rsidP="00BB047E">
            <w:pPr>
              <w:rPr>
                <w:rFonts w:cs="Times New Roman"/>
                <w:szCs w:val="24"/>
              </w:rPr>
            </w:pPr>
            <w:r>
              <w:rPr>
                <w:rFonts w:cs="Times New Roman"/>
                <w:szCs w:val="24"/>
              </w:rPr>
              <w:t xml:space="preserve">Allow or deny the request according to the availability </w:t>
            </w:r>
          </w:p>
        </w:tc>
      </w:tr>
      <w:tr w:rsidR="00CC1AEF" w:rsidRPr="00C25580" w14:paraId="2DD2E5A3" w14:textId="77777777" w:rsidTr="00BB047E">
        <w:trPr>
          <w:trHeight w:val="395"/>
        </w:trPr>
        <w:tc>
          <w:tcPr>
            <w:tcW w:w="2381" w:type="dxa"/>
            <w:vAlign w:val="center"/>
          </w:tcPr>
          <w:p w14:paraId="6CCCC97A" w14:textId="77777777" w:rsidR="00CC1AEF" w:rsidRPr="00F54271" w:rsidRDefault="00CC1AEF" w:rsidP="00BB047E">
            <w:pPr>
              <w:rPr>
                <w:rFonts w:cs="Times New Roman"/>
                <w:b/>
                <w:bCs/>
                <w:szCs w:val="24"/>
              </w:rPr>
            </w:pPr>
            <w:r w:rsidRPr="00F54271">
              <w:rPr>
                <w:rFonts w:cs="Times New Roman"/>
                <w:b/>
                <w:bCs/>
                <w:szCs w:val="24"/>
              </w:rPr>
              <w:t>Special Requirements:</w:t>
            </w:r>
          </w:p>
        </w:tc>
        <w:tc>
          <w:tcPr>
            <w:tcW w:w="6655" w:type="dxa"/>
            <w:gridSpan w:val="2"/>
            <w:vAlign w:val="center"/>
          </w:tcPr>
          <w:p w14:paraId="075A49EE" w14:textId="77777777" w:rsidR="00CC1AEF" w:rsidRPr="00F54271" w:rsidRDefault="00CC1AEF" w:rsidP="00BB047E">
            <w:pPr>
              <w:rPr>
                <w:rFonts w:cs="Times New Roman"/>
                <w:szCs w:val="24"/>
              </w:rPr>
            </w:pPr>
          </w:p>
        </w:tc>
      </w:tr>
      <w:tr w:rsidR="00CC1AEF" w:rsidRPr="00C25580" w14:paraId="04EACF61" w14:textId="77777777" w:rsidTr="00BB047E">
        <w:trPr>
          <w:trHeight w:val="503"/>
        </w:trPr>
        <w:tc>
          <w:tcPr>
            <w:tcW w:w="9036" w:type="dxa"/>
            <w:gridSpan w:val="3"/>
            <w:vAlign w:val="center"/>
          </w:tcPr>
          <w:p w14:paraId="0EC05E35" w14:textId="77777777" w:rsidR="00CC1AEF" w:rsidRPr="00F54271" w:rsidRDefault="00CC1AEF" w:rsidP="00BB047E">
            <w:pPr>
              <w:jc w:val="center"/>
              <w:rPr>
                <w:rFonts w:cs="Times New Roman"/>
                <w:b/>
                <w:bCs/>
                <w:szCs w:val="24"/>
              </w:rPr>
            </w:pPr>
            <w:r w:rsidRPr="00F54271">
              <w:rPr>
                <w:rFonts w:cs="Times New Roman"/>
                <w:b/>
                <w:bCs/>
                <w:szCs w:val="24"/>
              </w:rPr>
              <w:t>Flow of Event</w:t>
            </w:r>
          </w:p>
        </w:tc>
      </w:tr>
      <w:tr w:rsidR="00CC1AEF" w:rsidRPr="00C25580" w14:paraId="05C1B5D4" w14:textId="77777777" w:rsidTr="00BB047E">
        <w:trPr>
          <w:trHeight w:val="449"/>
        </w:trPr>
        <w:tc>
          <w:tcPr>
            <w:tcW w:w="4417" w:type="dxa"/>
            <w:gridSpan w:val="2"/>
            <w:vAlign w:val="center"/>
          </w:tcPr>
          <w:p w14:paraId="3F227196" w14:textId="77777777" w:rsidR="00CC1AEF" w:rsidRPr="00F54271" w:rsidRDefault="00CC1AEF" w:rsidP="00BB047E">
            <w:pPr>
              <w:jc w:val="center"/>
              <w:rPr>
                <w:rFonts w:cs="Times New Roman"/>
                <w:b/>
                <w:bCs/>
                <w:szCs w:val="24"/>
              </w:rPr>
            </w:pPr>
            <w:r>
              <w:rPr>
                <w:rFonts w:cs="Times New Roman"/>
                <w:b/>
                <w:bCs/>
                <w:szCs w:val="24"/>
              </w:rPr>
              <w:t>Actor</w:t>
            </w:r>
            <w:r w:rsidRPr="00F54271">
              <w:rPr>
                <w:rFonts w:cs="Times New Roman"/>
                <w:b/>
                <w:bCs/>
                <w:szCs w:val="24"/>
              </w:rPr>
              <w:t xml:space="preserve"> Actions</w:t>
            </w:r>
          </w:p>
        </w:tc>
        <w:tc>
          <w:tcPr>
            <w:tcW w:w="4619" w:type="dxa"/>
            <w:vAlign w:val="center"/>
          </w:tcPr>
          <w:p w14:paraId="276C6DEC" w14:textId="77777777" w:rsidR="00CC1AEF" w:rsidRPr="00F54271" w:rsidRDefault="00CC1AEF" w:rsidP="00BB047E">
            <w:pPr>
              <w:jc w:val="center"/>
              <w:rPr>
                <w:rFonts w:cs="Times New Roman"/>
                <w:b/>
                <w:bCs/>
                <w:szCs w:val="24"/>
              </w:rPr>
            </w:pPr>
            <w:r>
              <w:rPr>
                <w:rFonts w:cs="Times New Roman"/>
                <w:b/>
                <w:bCs/>
                <w:szCs w:val="24"/>
              </w:rPr>
              <w:t xml:space="preserve">System </w:t>
            </w:r>
            <w:r w:rsidRPr="00F54271">
              <w:rPr>
                <w:rFonts w:cs="Times New Roman"/>
                <w:b/>
                <w:bCs/>
                <w:szCs w:val="24"/>
              </w:rPr>
              <w:t>Response</w:t>
            </w:r>
          </w:p>
        </w:tc>
      </w:tr>
      <w:tr w:rsidR="00CC1AEF" w:rsidRPr="00C25580" w14:paraId="2744B37F" w14:textId="77777777" w:rsidTr="00BB047E">
        <w:trPr>
          <w:trHeight w:val="162"/>
        </w:trPr>
        <w:tc>
          <w:tcPr>
            <w:tcW w:w="4417" w:type="dxa"/>
            <w:gridSpan w:val="2"/>
          </w:tcPr>
          <w:p w14:paraId="26792C54" w14:textId="5F327D88" w:rsidR="00CC1AEF" w:rsidRPr="00397AFB" w:rsidRDefault="00397AFB" w:rsidP="00397AFB">
            <w:pPr>
              <w:pStyle w:val="ListParagraph"/>
              <w:numPr>
                <w:ilvl w:val="0"/>
                <w:numId w:val="41"/>
              </w:numPr>
              <w:jc w:val="left"/>
              <w:rPr>
                <w:rFonts w:cs="Times New Roman"/>
                <w:szCs w:val="24"/>
              </w:rPr>
            </w:pPr>
            <w:r>
              <w:rPr>
                <w:rFonts w:cs="Times New Roman"/>
                <w:szCs w:val="24"/>
              </w:rPr>
              <w:t xml:space="preserve">Allow or deny </w:t>
            </w:r>
            <w:r w:rsidR="00C62D23">
              <w:rPr>
                <w:rFonts w:cs="Times New Roman"/>
                <w:szCs w:val="24"/>
              </w:rPr>
              <w:t>the request sent by the passenger</w:t>
            </w:r>
          </w:p>
          <w:p w14:paraId="11A64E16" w14:textId="77777777" w:rsidR="00CC1AEF" w:rsidRPr="00F54271" w:rsidRDefault="00CC1AEF" w:rsidP="00BB047E">
            <w:pPr>
              <w:rPr>
                <w:rFonts w:cs="Times New Roman"/>
                <w:szCs w:val="24"/>
              </w:rPr>
            </w:pPr>
          </w:p>
        </w:tc>
        <w:tc>
          <w:tcPr>
            <w:tcW w:w="4619" w:type="dxa"/>
          </w:tcPr>
          <w:p w14:paraId="340E64FB" w14:textId="5431AD11" w:rsidR="00CC1AEF" w:rsidRPr="00F54271" w:rsidRDefault="00C62D23" w:rsidP="00C62D23">
            <w:pPr>
              <w:ind w:left="342" w:right="180" w:hanging="255"/>
              <w:jc w:val="left"/>
              <w:rPr>
                <w:rFonts w:cs="Times New Roman"/>
                <w:szCs w:val="24"/>
              </w:rPr>
            </w:pPr>
            <w:r>
              <w:rPr>
                <w:rFonts w:cs="Times New Roman"/>
                <w:szCs w:val="24"/>
              </w:rPr>
              <w:t>2.update the available seat count when the driver/conductor allow the reservation</w:t>
            </w:r>
          </w:p>
        </w:tc>
      </w:tr>
    </w:tbl>
    <w:p w14:paraId="51B34CF5" w14:textId="6C832276" w:rsidR="00CC1AEF" w:rsidRDefault="00CC1AEF" w:rsidP="003E125B">
      <w:pPr>
        <w:pStyle w:val="normaltab"/>
        <w:rPr>
          <w:b/>
        </w:rPr>
      </w:pPr>
    </w:p>
    <w:p w14:paraId="7DCDF25D" w14:textId="60D7D065" w:rsidR="00683B05" w:rsidRDefault="00683B05" w:rsidP="003E125B">
      <w:pPr>
        <w:pStyle w:val="normaltab"/>
        <w:rPr>
          <w:b/>
        </w:rPr>
      </w:pPr>
    </w:p>
    <w:p w14:paraId="5262A136" w14:textId="2CCF6B63" w:rsidR="00683B05" w:rsidRDefault="00683B05" w:rsidP="003E125B">
      <w:pPr>
        <w:pStyle w:val="normaltab"/>
        <w:rPr>
          <w:b/>
        </w:rPr>
      </w:pPr>
    </w:p>
    <w:p w14:paraId="2C57757B" w14:textId="3242B239" w:rsidR="00683B05" w:rsidRDefault="00683B05" w:rsidP="003E125B">
      <w:pPr>
        <w:pStyle w:val="normaltab"/>
        <w:rPr>
          <w:b/>
        </w:rPr>
      </w:pPr>
    </w:p>
    <w:p w14:paraId="6B29C0A4" w14:textId="0318B057" w:rsidR="00245A88" w:rsidRDefault="00245A88" w:rsidP="00CC1AEF">
      <w:pPr>
        <w:pStyle w:val="normaltab"/>
        <w:ind w:left="0"/>
        <w:rPr>
          <w:b/>
        </w:rPr>
      </w:pPr>
    </w:p>
    <w:p w14:paraId="65319D58" w14:textId="77777777" w:rsidR="00683B05" w:rsidRPr="00F54271" w:rsidRDefault="00683B05" w:rsidP="00CC1AEF">
      <w:pPr>
        <w:pStyle w:val="normaltab"/>
        <w:ind w:left="0"/>
        <w:rPr>
          <w:b/>
        </w:rPr>
      </w:pPr>
    </w:p>
    <w:p w14:paraId="6FD3D347" w14:textId="77777777" w:rsidR="005C5EB0" w:rsidRPr="004C00ED" w:rsidRDefault="005C5EB0" w:rsidP="004C00ED">
      <w:pPr>
        <w:pStyle w:val="Heading2"/>
      </w:pPr>
      <w:bookmarkStart w:id="44" w:name="_Toc57981357"/>
      <w:r w:rsidRPr="004C00ED">
        <w:lastRenderedPageBreak/>
        <w:t>Class Diagrams</w:t>
      </w:r>
      <w:bookmarkEnd w:id="44"/>
    </w:p>
    <w:p w14:paraId="2C5D3F75" w14:textId="441E06B2" w:rsidR="0078743F" w:rsidRDefault="003E125B" w:rsidP="00305F7D">
      <w:r>
        <w:t xml:space="preserve">The </w:t>
      </w:r>
      <w:r w:rsidR="00305F7D">
        <w:t>proposed</w:t>
      </w:r>
      <w:r>
        <w:t xml:space="preserve"> system has several </w:t>
      </w:r>
      <w:r w:rsidR="00E46A1F">
        <w:t>classes that represent on the below class diagram, Driver, Conductor, and the Passenger classes are inherited from the User class. They have equal attributes inherit from the User class</w:t>
      </w:r>
    </w:p>
    <w:p w14:paraId="10583E4E" w14:textId="7778F556" w:rsidR="00164E2C" w:rsidRDefault="00164E2C" w:rsidP="00164E2C">
      <w:r>
        <w:t>Class diagram for the proposed system is attached here.</w:t>
      </w:r>
    </w:p>
    <w:p w14:paraId="245ADECD" w14:textId="77777777" w:rsidR="00E46A1F" w:rsidRDefault="00E46A1F" w:rsidP="00164E2C">
      <w:r>
        <w:rPr>
          <w:noProof/>
          <w:lang w:bidi="ar-SA"/>
        </w:rPr>
        <w:drawing>
          <wp:anchor distT="0" distB="0" distL="114300" distR="114300" simplePos="0" relativeHeight="251656192" behindDoc="1" locked="0" layoutInCell="1" allowOverlap="1" wp14:anchorId="6951CF38" wp14:editId="03B4D51A">
            <wp:simplePos x="0" y="0"/>
            <wp:positionH relativeFrom="column">
              <wp:posOffset>-729358</wp:posOffset>
            </wp:positionH>
            <wp:positionV relativeFrom="paragraph">
              <wp:posOffset>215300</wp:posOffset>
            </wp:positionV>
            <wp:extent cx="6616650" cy="425844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srcRect l="1617" t="933"/>
                    <a:stretch/>
                  </pic:blipFill>
                  <pic:spPr bwMode="auto">
                    <a:xfrm>
                      <a:off x="0" y="0"/>
                      <a:ext cx="6616650" cy="4258447"/>
                    </a:xfrm>
                    <a:prstGeom prst="rect">
                      <a:avLst/>
                    </a:prstGeom>
                    <a:ln>
                      <a:noFill/>
                    </a:ln>
                    <a:extLst>
                      <a:ext uri="{53640926-AAD7-44D8-BBD7-CCE9431645EC}">
                        <a14:shadowObscured xmlns:a14="http://schemas.microsoft.com/office/drawing/2010/main"/>
                      </a:ext>
                    </a:extLst>
                  </pic:spPr>
                </pic:pic>
              </a:graphicData>
            </a:graphic>
          </wp:anchor>
        </w:drawing>
      </w:r>
    </w:p>
    <w:p w14:paraId="4D22153F" w14:textId="47D2EF6D" w:rsidR="00E46A1F" w:rsidRDefault="00E46A1F" w:rsidP="00164E2C"/>
    <w:p w14:paraId="2F95E343" w14:textId="77777777" w:rsidR="00225A19" w:rsidRDefault="00225A19" w:rsidP="00B51682"/>
    <w:p w14:paraId="243C3EDC" w14:textId="77777777" w:rsidR="00E46A1F" w:rsidRDefault="00E46A1F" w:rsidP="00B51682">
      <w:pPr>
        <w:rPr>
          <w:noProof/>
        </w:rPr>
      </w:pPr>
    </w:p>
    <w:p w14:paraId="36443645" w14:textId="0B566000" w:rsidR="00225A19" w:rsidRDefault="00225A19" w:rsidP="00B51682"/>
    <w:p w14:paraId="71E2BF51" w14:textId="1EA826ED" w:rsidR="00225A19" w:rsidRDefault="00225A19" w:rsidP="00B51682"/>
    <w:p w14:paraId="22D286DB" w14:textId="77777777" w:rsidR="00225A19" w:rsidRDefault="00225A19" w:rsidP="00B51682"/>
    <w:p w14:paraId="018C3FED" w14:textId="77777777" w:rsidR="005866D0" w:rsidRDefault="005866D0" w:rsidP="00B51682"/>
    <w:p w14:paraId="7C7D1BB2" w14:textId="77777777" w:rsidR="00164E2C" w:rsidRDefault="00164E2C" w:rsidP="00B51682"/>
    <w:p w14:paraId="669C6922" w14:textId="77777777" w:rsidR="00164E2C" w:rsidRDefault="00164E2C" w:rsidP="00B51682"/>
    <w:p w14:paraId="197A3145" w14:textId="77777777" w:rsidR="00225A19" w:rsidRDefault="00225A19" w:rsidP="00B51682"/>
    <w:p w14:paraId="7FC0D777" w14:textId="249DB76E" w:rsidR="00225A19" w:rsidRDefault="005E3BBB" w:rsidP="00B51682">
      <w:r>
        <w:rPr>
          <w:noProof/>
        </w:rPr>
        <mc:AlternateContent>
          <mc:Choice Requires="wps">
            <w:drawing>
              <wp:anchor distT="0" distB="0" distL="114300" distR="114300" simplePos="0" relativeHeight="251655680" behindDoc="0" locked="0" layoutInCell="1" allowOverlap="1" wp14:anchorId="22611A7D" wp14:editId="1C347CA0">
                <wp:simplePos x="0" y="0"/>
                <wp:positionH relativeFrom="column">
                  <wp:posOffset>-385445</wp:posOffset>
                </wp:positionH>
                <wp:positionV relativeFrom="paragraph">
                  <wp:posOffset>398780</wp:posOffset>
                </wp:positionV>
                <wp:extent cx="6066790" cy="225425"/>
                <wp:effectExtent l="0" t="0" r="0" b="0"/>
                <wp:wrapNone/>
                <wp:docPr id="4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790" cy="225425"/>
                        </a:xfrm>
                        <a:prstGeom prst="rect">
                          <a:avLst/>
                        </a:prstGeom>
                        <a:solidFill>
                          <a:srgbClr val="FFFFFF"/>
                        </a:solidFill>
                        <a:ln>
                          <a:noFill/>
                        </a:ln>
                      </wps:spPr>
                      <wps:txbx>
                        <w:txbxContent>
                          <w:p w14:paraId="3713FA12" w14:textId="4F47569F" w:rsidR="002F443C" w:rsidRPr="00B1083D" w:rsidRDefault="002F443C" w:rsidP="00B1083D">
                            <w:pPr>
                              <w:pStyle w:val="Quote"/>
                            </w:pPr>
                            <w:r w:rsidRPr="00B1083D">
                              <w:t xml:space="preserve">Figure </w:t>
                            </w:r>
                            <w:fldSimple w:instr=" STYLEREF 1 \s ">
                              <w:r w:rsidRPr="00B1083D">
                                <w:t>3</w:t>
                              </w:r>
                            </w:fldSimple>
                            <w:r w:rsidRPr="00B1083D">
                              <w:t>.</w:t>
                            </w:r>
                            <w:r>
                              <w:t>8</w:t>
                            </w:r>
                            <w:r w:rsidRPr="00B1083D">
                              <w:t>.1 - Class Diagram for Proposed Material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11A7D" id="Text Box 59" o:spid="_x0000_s1031" type="#_x0000_t202" style="position:absolute;left:0;text-align:left;margin-left:-30.35pt;margin-top:31.4pt;width:477.7pt;height:17.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" stroked="f">
                <v:textbox inset="0,0,0,0">
                  <w:txbxContent>
                    <w:p w14:paraId="3713FA12" w14:textId="4F47569F" w:rsidR="002F443C" w:rsidRPr="00B1083D" w:rsidRDefault="002F443C" w:rsidP="00B1083D">
                      <w:pPr>
                        <w:pStyle w:val="Quote"/>
                      </w:pPr>
                      <w:r w:rsidRPr="00B1083D">
                        <w:t xml:space="preserve">Figure </w:t>
                      </w:r>
                      <w:fldSimple w:instr=" STYLEREF 1 \s ">
                        <w:r w:rsidRPr="00B1083D">
                          <w:t>3</w:t>
                        </w:r>
                      </w:fldSimple>
                      <w:r w:rsidRPr="00B1083D">
                        <w:t>.</w:t>
                      </w:r>
                      <w:r>
                        <w:t>8</w:t>
                      </w:r>
                      <w:r w:rsidRPr="00B1083D">
                        <w:t>.1 - Class Diagram for Proposed Material Management System</w:t>
                      </w:r>
                    </w:p>
                  </w:txbxContent>
                </v:textbox>
              </v:shape>
            </w:pict>
          </mc:Fallback>
        </mc:AlternateContent>
      </w:r>
    </w:p>
    <w:p w14:paraId="2416E14D" w14:textId="77777777" w:rsidR="00BB7333" w:rsidRDefault="00BB7333" w:rsidP="00164E2C"/>
    <w:p w14:paraId="1CCDFE33" w14:textId="77777777" w:rsidR="00BB7333" w:rsidRDefault="00BB7333" w:rsidP="00B51682"/>
    <w:p w14:paraId="1F8C1C09" w14:textId="708E9B18" w:rsidR="0078743F" w:rsidRDefault="0078743F" w:rsidP="00B51682"/>
    <w:p w14:paraId="29E0E7B3" w14:textId="34257ACC" w:rsidR="00F22963" w:rsidRDefault="00F22963" w:rsidP="00B51682"/>
    <w:p w14:paraId="1CE4A380" w14:textId="0A61329B" w:rsidR="00F22963" w:rsidRDefault="00F22963" w:rsidP="00B51682"/>
    <w:p w14:paraId="4DDF1443" w14:textId="021931C6" w:rsidR="00F22963" w:rsidRDefault="00F22963" w:rsidP="00B51682"/>
    <w:p w14:paraId="1B972DD5" w14:textId="77777777" w:rsidR="00F22963" w:rsidRDefault="00F22963" w:rsidP="00B51682"/>
    <w:p w14:paraId="5D1C56CA" w14:textId="77777777" w:rsidR="008B5998" w:rsidRDefault="008B5998" w:rsidP="00B51682"/>
    <w:p w14:paraId="233A7533" w14:textId="2F581F8C" w:rsidR="00C8410F" w:rsidRPr="004C00ED" w:rsidRDefault="00B908D5" w:rsidP="006F5DE1">
      <w:pPr>
        <w:pStyle w:val="Heading2"/>
      </w:pPr>
      <w:bookmarkStart w:id="45" w:name="_Toc57981358"/>
      <w:r w:rsidRPr="004C00ED">
        <w:lastRenderedPageBreak/>
        <w:t>ER Diagram</w:t>
      </w:r>
      <w:r w:rsidR="0048229E">
        <w:rPr>
          <w:b/>
          <w:bCs w:val="0"/>
          <w:noProof/>
          <w:sz w:val="24"/>
          <w:szCs w:val="24"/>
        </w:rPr>
        <w:drawing>
          <wp:anchor distT="0" distB="0" distL="114300" distR="114300" simplePos="0" relativeHeight="251645952" behindDoc="1" locked="0" layoutInCell="1" allowOverlap="1" wp14:anchorId="0241ECE1" wp14:editId="4B600516">
            <wp:simplePos x="0" y="0"/>
            <wp:positionH relativeFrom="column">
              <wp:posOffset>-741680</wp:posOffset>
            </wp:positionH>
            <wp:positionV relativeFrom="paragraph">
              <wp:posOffset>470535</wp:posOffset>
            </wp:positionV>
            <wp:extent cx="6657159" cy="4761865"/>
            <wp:effectExtent l="19050" t="1905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9486" cy="4770682"/>
                    </a:xfrm>
                    <a:prstGeom prst="rect">
                      <a:avLst/>
                    </a:prstGeom>
                    <a:noFill/>
                    <a:ln>
                      <a:solidFill>
                        <a:schemeClr val="tx1"/>
                      </a:solidFill>
                    </a:ln>
                  </pic:spPr>
                </pic:pic>
              </a:graphicData>
            </a:graphic>
          </wp:anchor>
        </w:drawing>
      </w:r>
      <w:r w:rsidR="0068276E">
        <w:t xml:space="preserve"> (Entity Relationship Diagram)</w:t>
      </w:r>
      <w:bookmarkEnd w:id="45"/>
    </w:p>
    <w:p w14:paraId="14AEFBFF" w14:textId="77777777" w:rsidR="009D693E" w:rsidRDefault="009D693E" w:rsidP="00225A19">
      <w:pPr>
        <w:rPr>
          <w:rFonts w:cs="Times New Roman"/>
          <w:szCs w:val="24"/>
        </w:rPr>
      </w:pPr>
    </w:p>
    <w:p w14:paraId="180630A5" w14:textId="77777777" w:rsidR="009D693E" w:rsidRDefault="009D693E" w:rsidP="004C00ED">
      <w:pPr>
        <w:rPr>
          <w:rFonts w:cs="Times New Roman"/>
          <w:szCs w:val="24"/>
        </w:rPr>
      </w:pPr>
    </w:p>
    <w:p w14:paraId="4084D699" w14:textId="77777777" w:rsidR="009D693E" w:rsidRDefault="009D693E" w:rsidP="004C00ED">
      <w:pPr>
        <w:rPr>
          <w:rFonts w:cs="Times New Roman"/>
          <w:szCs w:val="24"/>
        </w:rPr>
      </w:pPr>
    </w:p>
    <w:p w14:paraId="43298F50" w14:textId="77777777" w:rsidR="009D693E" w:rsidRDefault="009D693E" w:rsidP="004C00ED">
      <w:pPr>
        <w:rPr>
          <w:rFonts w:cs="Times New Roman"/>
          <w:szCs w:val="24"/>
        </w:rPr>
      </w:pPr>
    </w:p>
    <w:p w14:paraId="2C6BC0D6" w14:textId="77777777" w:rsidR="009D693E" w:rsidRDefault="009D693E" w:rsidP="004C00ED">
      <w:pPr>
        <w:rPr>
          <w:rFonts w:cs="Times New Roman"/>
          <w:szCs w:val="24"/>
        </w:rPr>
      </w:pPr>
    </w:p>
    <w:p w14:paraId="3CD1A43D" w14:textId="77777777" w:rsidR="009D693E" w:rsidRDefault="009D693E" w:rsidP="004C00ED">
      <w:pPr>
        <w:rPr>
          <w:rFonts w:cs="Times New Roman"/>
          <w:szCs w:val="24"/>
        </w:rPr>
      </w:pPr>
    </w:p>
    <w:p w14:paraId="51969179" w14:textId="77777777" w:rsidR="009D693E" w:rsidRDefault="009D693E" w:rsidP="004C00ED">
      <w:pPr>
        <w:rPr>
          <w:rFonts w:cs="Times New Roman"/>
          <w:szCs w:val="24"/>
        </w:rPr>
      </w:pPr>
    </w:p>
    <w:p w14:paraId="1857BC94" w14:textId="77777777" w:rsidR="009D693E" w:rsidRDefault="009D693E" w:rsidP="004C00ED">
      <w:pPr>
        <w:rPr>
          <w:rFonts w:cs="Times New Roman"/>
          <w:szCs w:val="24"/>
        </w:rPr>
      </w:pPr>
    </w:p>
    <w:p w14:paraId="78EA49A3" w14:textId="77777777" w:rsidR="009D693E" w:rsidRDefault="009D693E" w:rsidP="004C00ED">
      <w:pPr>
        <w:rPr>
          <w:rFonts w:cs="Times New Roman"/>
          <w:szCs w:val="24"/>
        </w:rPr>
      </w:pPr>
    </w:p>
    <w:p w14:paraId="4F17E42E" w14:textId="77777777" w:rsidR="009D693E" w:rsidRDefault="009D693E" w:rsidP="004C00ED">
      <w:pPr>
        <w:rPr>
          <w:rFonts w:cs="Times New Roman"/>
          <w:szCs w:val="24"/>
        </w:rPr>
      </w:pPr>
    </w:p>
    <w:p w14:paraId="62999D30" w14:textId="77777777" w:rsidR="009D693E" w:rsidRDefault="009D693E" w:rsidP="004C00ED">
      <w:pPr>
        <w:rPr>
          <w:rFonts w:cs="Times New Roman"/>
          <w:szCs w:val="24"/>
        </w:rPr>
      </w:pPr>
    </w:p>
    <w:p w14:paraId="3A302A88" w14:textId="77777777" w:rsidR="009D693E" w:rsidRDefault="009D693E" w:rsidP="004C00ED">
      <w:pPr>
        <w:rPr>
          <w:rFonts w:cs="Times New Roman"/>
          <w:szCs w:val="24"/>
        </w:rPr>
      </w:pPr>
    </w:p>
    <w:p w14:paraId="64DC730E" w14:textId="77777777" w:rsidR="009D693E" w:rsidRDefault="009D693E" w:rsidP="004C00ED">
      <w:pPr>
        <w:rPr>
          <w:rFonts w:cs="Times New Roman"/>
          <w:szCs w:val="24"/>
        </w:rPr>
      </w:pPr>
    </w:p>
    <w:p w14:paraId="7836BD25" w14:textId="388378E9" w:rsidR="009D693E" w:rsidRDefault="005E3BBB" w:rsidP="004C00ED">
      <w:pPr>
        <w:rPr>
          <w:rFonts w:cs="Times New Roman"/>
          <w:szCs w:val="24"/>
        </w:rPr>
      </w:pPr>
      <w:r>
        <w:rPr>
          <w:rFonts w:cs="Times New Roman"/>
          <w:noProof/>
          <w:szCs w:val="24"/>
        </w:rPr>
        <mc:AlternateContent>
          <mc:Choice Requires="wps">
            <w:drawing>
              <wp:anchor distT="0" distB="0" distL="114300" distR="114300" simplePos="0" relativeHeight="251656704" behindDoc="0" locked="0" layoutInCell="1" allowOverlap="1" wp14:anchorId="66675CE8" wp14:editId="5E59DD16">
                <wp:simplePos x="0" y="0"/>
                <wp:positionH relativeFrom="column">
                  <wp:posOffset>-176530</wp:posOffset>
                </wp:positionH>
                <wp:positionV relativeFrom="paragraph">
                  <wp:posOffset>140970</wp:posOffset>
                </wp:positionV>
                <wp:extent cx="6024880" cy="389890"/>
                <wp:effectExtent l="0" t="0" r="0" b="0"/>
                <wp:wrapNone/>
                <wp:docPr id="4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389890"/>
                        </a:xfrm>
                        <a:prstGeom prst="rect">
                          <a:avLst/>
                        </a:prstGeom>
                        <a:solidFill>
                          <a:srgbClr val="FFFFFF"/>
                        </a:solidFill>
                        <a:ln>
                          <a:noFill/>
                        </a:ln>
                      </wps:spPr>
                      <wps:txbx>
                        <w:txbxContent>
                          <w:p w14:paraId="4123F3EC" w14:textId="6CE50F6D" w:rsidR="002F443C" w:rsidRPr="0078743F" w:rsidRDefault="002F443C" w:rsidP="0078743F">
                            <w:pPr>
                              <w:pStyle w:val="Quote"/>
                            </w:pPr>
                            <w:r w:rsidRPr="0078743F">
                              <w:t xml:space="preserve">Figure </w:t>
                            </w:r>
                            <w:fldSimple w:instr=" STYLEREF 1 \s ">
                              <w:r w:rsidRPr="0078743F">
                                <w:t>3</w:t>
                              </w:r>
                            </w:fldSimple>
                            <w:r w:rsidRPr="0078743F">
                              <w:t>.</w:t>
                            </w:r>
                            <w:r>
                              <w:t>9</w:t>
                            </w:r>
                            <w:r w:rsidRPr="0078743F">
                              <w:t>.1 - ER Diagram for Proposed 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675CE8" id="Text Box 60" o:spid="_x0000_s1032" type="#_x0000_t202" style="position:absolute;left:0;text-align:left;margin-left:-13.9pt;margin-top:11.1pt;width:474.4pt;height:30.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" stroked="f">
                <v:textbox style="mso-fit-shape-to-text:t" inset="0,0,0,0">
                  <w:txbxContent>
                    <w:p w14:paraId="4123F3EC" w14:textId="6CE50F6D" w:rsidR="002F443C" w:rsidRPr="0078743F" w:rsidRDefault="002F443C" w:rsidP="0078743F">
                      <w:pPr>
                        <w:pStyle w:val="Quote"/>
                      </w:pPr>
                      <w:r w:rsidRPr="0078743F">
                        <w:t xml:space="preserve">Figure </w:t>
                      </w:r>
                      <w:fldSimple w:instr=" STYLEREF 1 \s ">
                        <w:r w:rsidRPr="0078743F">
                          <w:t>3</w:t>
                        </w:r>
                      </w:fldSimple>
                      <w:r w:rsidRPr="0078743F">
                        <w:t>.</w:t>
                      </w:r>
                      <w:r>
                        <w:t>9</w:t>
                      </w:r>
                      <w:r w:rsidRPr="0078743F">
                        <w:t>.1 - ER Diagram for Proposed System</w:t>
                      </w:r>
                    </w:p>
                  </w:txbxContent>
                </v:textbox>
              </v:shape>
            </w:pict>
          </mc:Fallback>
        </mc:AlternateContent>
      </w:r>
    </w:p>
    <w:p w14:paraId="67032535" w14:textId="77777777" w:rsidR="009D693E" w:rsidRDefault="009D693E" w:rsidP="004C00ED">
      <w:pPr>
        <w:rPr>
          <w:rFonts w:cs="Times New Roman"/>
          <w:szCs w:val="24"/>
        </w:rPr>
      </w:pPr>
    </w:p>
    <w:p w14:paraId="7EB74A53" w14:textId="77777777" w:rsidR="009D693E" w:rsidRDefault="009D693E" w:rsidP="004C00ED">
      <w:pPr>
        <w:rPr>
          <w:rFonts w:cs="Times New Roman"/>
          <w:szCs w:val="24"/>
        </w:rPr>
      </w:pPr>
    </w:p>
    <w:p w14:paraId="58AB5DD1" w14:textId="74212574" w:rsidR="009D693E" w:rsidRDefault="009D693E" w:rsidP="004C00ED">
      <w:pPr>
        <w:rPr>
          <w:rFonts w:cs="Times New Roman"/>
          <w:szCs w:val="24"/>
        </w:rPr>
      </w:pPr>
    </w:p>
    <w:p w14:paraId="413B0AF2" w14:textId="77777777" w:rsidR="0048229E" w:rsidRDefault="0048229E" w:rsidP="004C00ED">
      <w:pPr>
        <w:rPr>
          <w:rFonts w:cs="Times New Roman"/>
          <w:szCs w:val="24"/>
        </w:rPr>
      </w:pPr>
    </w:p>
    <w:p w14:paraId="111FAE99" w14:textId="77777777" w:rsidR="009D693E" w:rsidRDefault="009D693E" w:rsidP="004C00ED">
      <w:pPr>
        <w:rPr>
          <w:rFonts w:cs="Times New Roman"/>
          <w:szCs w:val="24"/>
        </w:rPr>
      </w:pPr>
    </w:p>
    <w:p w14:paraId="0779DE68" w14:textId="77777777" w:rsidR="000F0E77" w:rsidRDefault="000F0E77" w:rsidP="004C00ED">
      <w:pPr>
        <w:rPr>
          <w:rFonts w:cs="Times New Roman"/>
          <w:szCs w:val="24"/>
        </w:rPr>
      </w:pPr>
    </w:p>
    <w:p w14:paraId="6955DF72" w14:textId="77777777" w:rsidR="008B5998" w:rsidRDefault="008B5998" w:rsidP="004C00ED">
      <w:pPr>
        <w:rPr>
          <w:rFonts w:cs="Times New Roman"/>
          <w:szCs w:val="24"/>
        </w:rPr>
      </w:pPr>
    </w:p>
    <w:p w14:paraId="1E6A03F0" w14:textId="77777777" w:rsidR="009D693E" w:rsidRPr="009C7D60" w:rsidRDefault="009D693E" w:rsidP="004C00ED">
      <w:pPr>
        <w:rPr>
          <w:rFonts w:cs="Times New Roman"/>
          <w:szCs w:val="24"/>
        </w:rPr>
      </w:pPr>
    </w:p>
    <w:p w14:paraId="6425DAC3" w14:textId="77777777" w:rsidR="00BB7333" w:rsidRPr="00CF58AE" w:rsidRDefault="00BB7333" w:rsidP="00BB7333">
      <w:pPr>
        <w:pStyle w:val="Heading2"/>
      </w:pPr>
      <w:bookmarkStart w:id="46" w:name="_Toc57981359"/>
      <w:r w:rsidRPr="00CF58AE">
        <w:lastRenderedPageBreak/>
        <w:t>Activity Diagrams</w:t>
      </w:r>
      <w:bookmarkEnd w:id="46"/>
    </w:p>
    <w:p w14:paraId="1B465D1C" w14:textId="77777777" w:rsidR="00BB7333" w:rsidRPr="009C7D60" w:rsidRDefault="00BB7333" w:rsidP="00BB7333">
      <w:r w:rsidRPr="009C7D60">
        <w:t xml:space="preserve">There </w:t>
      </w:r>
      <w:r w:rsidR="002C1B67" w:rsidRPr="009C7D60">
        <w:t>is</w:t>
      </w:r>
      <w:r w:rsidRPr="009C7D60">
        <w:t xml:space="preserve"> some </w:t>
      </w:r>
      <w:r w:rsidR="009D693E">
        <w:t>of Activity diagrams are given below.</w:t>
      </w:r>
    </w:p>
    <w:p w14:paraId="756EAEB8" w14:textId="77777777" w:rsidR="00427465" w:rsidRPr="00DB5891" w:rsidRDefault="00F06FD0" w:rsidP="00DB5891">
      <w:pPr>
        <w:pStyle w:val="Heading3"/>
      </w:pPr>
      <w:bookmarkStart w:id="47" w:name="_Toc57981360"/>
      <w:r w:rsidRPr="00DB5891">
        <w:t>Passenger Login</w:t>
      </w:r>
      <w:bookmarkEnd w:id="47"/>
    </w:p>
    <w:p w14:paraId="3231C7D9" w14:textId="77777777" w:rsidR="00427465" w:rsidRDefault="00F06FD0" w:rsidP="003223D9">
      <w:pPr>
        <w:ind w:left="-900"/>
      </w:pPr>
      <w:r w:rsidRPr="00F06FD0">
        <w:rPr>
          <w:noProof/>
          <w:sz w:val="36"/>
          <w:szCs w:val="32"/>
          <w:lang w:bidi="ar-SA"/>
        </w:rPr>
        <w:drawing>
          <wp:anchor distT="0" distB="0" distL="114300" distR="114300" simplePos="0" relativeHeight="251651072" behindDoc="1" locked="0" layoutInCell="1" allowOverlap="1" wp14:anchorId="26642BEA" wp14:editId="3DAFF123">
            <wp:simplePos x="0" y="0"/>
            <wp:positionH relativeFrom="column">
              <wp:posOffset>-570229</wp:posOffset>
            </wp:positionH>
            <wp:positionV relativeFrom="paragraph">
              <wp:posOffset>197485</wp:posOffset>
            </wp:positionV>
            <wp:extent cx="6531610" cy="6136005"/>
            <wp:effectExtent l="19050" t="1905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1610" cy="6136005"/>
                    </a:xfrm>
                    <a:prstGeom prst="rect">
                      <a:avLst/>
                    </a:prstGeom>
                    <a:noFill/>
                    <a:ln>
                      <a:solidFill>
                        <a:schemeClr val="tx1"/>
                      </a:solidFill>
                    </a:ln>
                  </pic:spPr>
                </pic:pic>
              </a:graphicData>
            </a:graphic>
          </wp:anchor>
        </w:drawing>
      </w:r>
    </w:p>
    <w:p w14:paraId="3ACCA52D" w14:textId="77777777" w:rsidR="00427465" w:rsidRDefault="00427465" w:rsidP="00427465"/>
    <w:p w14:paraId="57E984EA" w14:textId="77777777" w:rsidR="00427465" w:rsidRDefault="00427465" w:rsidP="00427465"/>
    <w:p w14:paraId="349CEF7B" w14:textId="77777777" w:rsidR="00427465" w:rsidRDefault="00427465" w:rsidP="00427465"/>
    <w:p w14:paraId="039C1FCC" w14:textId="77777777" w:rsidR="00427465" w:rsidRDefault="00427465" w:rsidP="00427465"/>
    <w:p w14:paraId="177C8DFC" w14:textId="77777777" w:rsidR="00427465" w:rsidRDefault="00427465" w:rsidP="00427465"/>
    <w:p w14:paraId="205FAADB" w14:textId="77777777" w:rsidR="00427465" w:rsidRDefault="00427465" w:rsidP="00427465"/>
    <w:p w14:paraId="112A50C7" w14:textId="77777777" w:rsidR="00427465" w:rsidRDefault="00427465" w:rsidP="00427465"/>
    <w:p w14:paraId="1F69A522" w14:textId="77777777" w:rsidR="00427465" w:rsidRDefault="00427465" w:rsidP="00427465"/>
    <w:p w14:paraId="32F0BDBA" w14:textId="77777777" w:rsidR="00427465" w:rsidRDefault="00427465" w:rsidP="00427465"/>
    <w:p w14:paraId="58AB6122" w14:textId="77777777" w:rsidR="00427465" w:rsidRDefault="00427465" w:rsidP="00427465"/>
    <w:p w14:paraId="41BA4A04" w14:textId="77777777" w:rsidR="00427465" w:rsidRDefault="00427465" w:rsidP="00427465"/>
    <w:p w14:paraId="22B64E2D" w14:textId="77777777" w:rsidR="00427465" w:rsidRDefault="00427465" w:rsidP="00427465"/>
    <w:p w14:paraId="46E1DC34" w14:textId="77777777" w:rsidR="00427465" w:rsidRDefault="00427465" w:rsidP="00427465"/>
    <w:p w14:paraId="61C99825" w14:textId="77777777" w:rsidR="00427465" w:rsidRDefault="00427465" w:rsidP="00427465"/>
    <w:p w14:paraId="0DDEBACE" w14:textId="77777777" w:rsidR="00427465" w:rsidRDefault="00427465" w:rsidP="00427465"/>
    <w:p w14:paraId="34B131E0" w14:textId="0A9AA747" w:rsidR="00427465" w:rsidRDefault="005E3BBB" w:rsidP="00427465">
      <w:r>
        <w:rPr>
          <w:noProof/>
        </w:rPr>
        <mc:AlternateContent>
          <mc:Choice Requires="wps">
            <w:drawing>
              <wp:anchor distT="0" distB="0" distL="114300" distR="114300" simplePos="0" relativeHeight="251657728" behindDoc="0" locked="0" layoutInCell="1" allowOverlap="1" wp14:anchorId="4406EEE7" wp14:editId="411CD816">
                <wp:simplePos x="0" y="0"/>
                <wp:positionH relativeFrom="column">
                  <wp:posOffset>-69850</wp:posOffset>
                </wp:positionH>
                <wp:positionV relativeFrom="paragraph">
                  <wp:posOffset>332105</wp:posOffset>
                </wp:positionV>
                <wp:extent cx="5726430" cy="389890"/>
                <wp:effectExtent l="0" t="0" r="0" b="0"/>
                <wp:wrapNone/>
                <wp:docPr id="4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389890"/>
                        </a:xfrm>
                        <a:prstGeom prst="rect">
                          <a:avLst/>
                        </a:prstGeom>
                        <a:solidFill>
                          <a:srgbClr val="FFFFFF"/>
                        </a:solidFill>
                        <a:ln>
                          <a:noFill/>
                        </a:ln>
                      </wps:spPr>
                      <wps:txbx>
                        <w:txbxContent>
                          <w:p w14:paraId="1F2CCDB1" w14:textId="311E2949" w:rsidR="002F443C" w:rsidRPr="0078743F" w:rsidRDefault="002F443C" w:rsidP="0078743F">
                            <w:pPr>
                              <w:pStyle w:val="Quote"/>
                            </w:pPr>
                            <w:r w:rsidRPr="0078743F">
                              <w:t>Figure 3.</w:t>
                            </w:r>
                            <w:r>
                              <w:t>10</w:t>
                            </w:r>
                            <w:r w:rsidRPr="0078743F">
                              <w:t>.1 - Activity Diagram – Passenger Login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06EEE7" id="Text Box 63" o:spid="_x0000_s1033" type="#_x0000_t202" style="position:absolute;left:0;text-align:left;margin-left:-5.5pt;margin-top:26.15pt;width:450.9pt;height:30.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" stroked="f">
                <v:textbox style="mso-fit-shape-to-text:t" inset="0,0,0,0">
                  <w:txbxContent>
                    <w:p w14:paraId="1F2CCDB1" w14:textId="311E2949" w:rsidR="002F443C" w:rsidRPr="0078743F" w:rsidRDefault="002F443C" w:rsidP="0078743F">
                      <w:pPr>
                        <w:pStyle w:val="Quote"/>
                      </w:pPr>
                      <w:r w:rsidRPr="0078743F">
                        <w:t>Figure 3.</w:t>
                      </w:r>
                      <w:r>
                        <w:t>10</w:t>
                      </w:r>
                      <w:r w:rsidRPr="0078743F">
                        <w:t>.1 - Activity Diagram – Passenger Login</w:t>
                      </w:r>
                    </w:p>
                  </w:txbxContent>
                </v:textbox>
              </v:shape>
            </w:pict>
          </mc:Fallback>
        </mc:AlternateContent>
      </w:r>
    </w:p>
    <w:p w14:paraId="0CD32B54" w14:textId="77777777" w:rsidR="00427465" w:rsidRDefault="00427465" w:rsidP="00427465"/>
    <w:p w14:paraId="1C31FDE6" w14:textId="092122C5" w:rsidR="00427465" w:rsidRDefault="005E3BBB" w:rsidP="00C02271">
      <w:pPr>
        <w:widowControl w:val="0"/>
        <w:autoSpaceDE w:val="0"/>
        <w:autoSpaceDN w:val="0"/>
        <w:adjustRightInd w:val="0"/>
        <w:spacing w:after="0" w:line="286" w:lineRule="auto"/>
        <w:ind w:left="116" w:right="172"/>
        <w:rPr>
          <w:rFonts w:cs="Times New Roman"/>
          <w:szCs w:val="24"/>
        </w:rPr>
      </w:pPr>
      <w:r>
        <w:rPr>
          <w:noProof/>
        </w:rPr>
        <mc:AlternateContent>
          <mc:Choice Requires="wps">
            <w:drawing>
              <wp:anchor distT="0" distB="0" distL="114300" distR="114300" simplePos="0" relativeHeight="251654656" behindDoc="0" locked="0" layoutInCell="1" allowOverlap="1" wp14:anchorId="5907F1A7" wp14:editId="56C971D7">
                <wp:simplePos x="0" y="0"/>
                <wp:positionH relativeFrom="column">
                  <wp:posOffset>-37465</wp:posOffset>
                </wp:positionH>
                <wp:positionV relativeFrom="paragraph">
                  <wp:posOffset>104775</wp:posOffset>
                </wp:positionV>
                <wp:extent cx="5726430" cy="389890"/>
                <wp:effectExtent l="0" t="0" r="0" b="0"/>
                <wp:wrapNone/>
                <wp:docPr id="4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389890"/>
                        </a:xfrm>
                        <a:prstGeom prst="rect">
                          <a:avLst/>
                        </a:prstGeom>
                        <a:solidFill>
                          <a:srgbClr val="FFFFFF"/>
                        </a:solidFill>
                        <a:ln>
                          <a:noFill/>
                        </a:ln>
                      </wps:spPr>
                      <wps:txbx>
                        <w:txbxContent>
                          <w:p w14:paraId="4C21258F" w14:textId="77777777" w:rsidR="002F443C" w:rsidRPr="007C2CA4" w:rsidRDefault="002F443C" w:rsidP="00F50B72">
                            <w:pPr>
                              <w:pStyle w:val="Quote"/>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07F1A7" id="Text Box 26" o:spid="_x0000_s1034" type="#_x0000_t202" style="position:absolute;left:0;text-align:left;margin-left:-2.95pt;margin-top:8.25pt;width:450.9pt;height:30.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" stroked="f">
                <v:textbox style="mso-fit-shape-to-text:t" inset="0,0,0,0">
                  <w:txbxContent>
                    <w:p w14:paraId="4C21258F" w14:textId="77777777" w:rsidR="002F443C" w:rsidRPr="007C2CA4" w:rsidRDefault="002F443C" w:rsidP="00F50B72">
                      <w:pPr>
                        <w:pStyle w:val="Quote"/>
                        <w:rPr>
                          <w:noProof/>
                        </w:rPr>
                      </w:pPr>
                    </w:p>
                  </w:txbxContent>
                </v:textbox>
              </v:shape>
            </w:pict>
          </mc:Fallback>
        </mc:AlternateContent>
      </w:r>
    </w:p>
    <w:p w14:paraId="44E625DD" w14:textId="77777777" w:rsidR="00225A19" w:rsidRDefault="00225A19" w:rsidP="00C02271">
      <w:pPr>
        <w:widowControl w:val="0"/>
        <w:autoSpaceDE w:val="0"/>
        <w:autoSpaceDN w:val="0"/>
        <w:adjustRightInd w:val="0"/>
        <w:spacing w:after="0" w:line="286" w:lineRule="auto"/>
        <w:ind w:left="116" w:right="172"/>
        <w:rPr>
          <w:rFonts w:cs="Times New Roman"/>
          <w:szCs w:val="24"/>
        </w:rPr>
      </w:pPr>
    </w:p>
    <w:p w14:paraId="4C4769CC" w14:textId="77777777" w:rsidR="00225A19" w:rsidRDefault="00225A19" w:rsidP="00C02271">
      <w:pPr>
        <w:widowControl w:val="0"/>
        <w:autoSpaceDE w:val="0"/>
        <w:autoSpaceDN w:val="0"/>
        <w:adjustRightInd w:val="0"/>
        <w:spacing w:after="0" w:line="286" w:lineRule="auto"/>
        <w:ind w:left="116" w:right="172"/>
        <w:rPr>
          <w:rFonts w:cs="Times New Roman"/>
          <w:szCs w:val="24"/>
        </w:rPr>
      </w:pPr>
    </w:p>
    <w:p w14:paraId="6AB2A121" w14:textId="77777777" w:rsidR="00DB5891" w:rsidRDefault="00DB5891" w:rsidP="00C02271">
      <w:pPr>
        <w:widowControl w:val="0"/>
        <w:autoSpaceDE w:val="0"/>
        <w:autoSpaceDN w:val="0"/>
        <w:adjustRightInd w:val="0"/>
        <w:spacing w:after="0" w:line="286" w:lineRule="auto"/>
        <w:ind w:left="116" w:right="172"/>
        <w:rPr>
          <w:rFonts w:cs="Times New Roman"/>
          <w:szCs w:val="24"/>
        </w:rPr>
      </w:pPr>
    </w:p>
    <w:p w14:paraId="61DC7003" w14:textId="77777777" w:rsidR="00062170" w:rsidRPr="00DB5891" w:rsidRDefault="00062170" w:rsidP="00062170">
      <w:pPr>
        <w:pStyle w:val="Heading3"/>
      </w:pPr>
      <w:bookmarkStart w:id="48" w:name="_Toc57981361"/>
      <w:r>
        <w:lastRenderedPageBreak/>
        <w:t>Driver/Conductor Login</w:t>
      </w:r>
      <w:bookmarkEnd w:id="48"/>
    </w:p>
    <w:p w14:paraId="60C21B0C" w14:textId="77777777" w:rsidR="00C11798" w:rsidRDefault="00F06FD0" w:rsidP="003223D9">
      <w:pPr>
        <w:widowControl w:val="0"/>
        <w:autoSpaceDE w:val="0"/>
        <w:autoSpaceDN w:val="0"/>
        <w:adjustRightInd w:val="0"/>
        <w:spacing w:after="0" w:line="286" w:lineRule="auto"/>
        <w:ind w:left="-720" w:right="172"/>
        <w:rPr>
          <w:rFonts w:cs="Times New Roman"/>
          <w:szCs w:val="24"/>
        </w:rPr>
      </w:pPr>
      <w:r>
        <w:rPr>
          <w:noProof/>
          <w:lang w:bidi="ar-SA"/>
        </w:rPr>
        <w:drawing>
          <wp:anchor distT="0" distB="0" distL="114300" distR="114300" simplePos="0" relativeHeight="251652096" behindDoc="1" locked="0" layoutInCell="1" allowOverlap="1" wp14:anchorId="20CE766D" wp14:editId="21C2A4E2">
            <wp:simplePos x="0" y="0"/>
            <wp:positionH relativeFrom="column">
              <wp:posOffset>-503554</wp:posOffset>
            </wp:positionH>
            <wp:positionV relativeFrom="paragraph">
              <wp:posOffset>185420</wp:posOffset>
            </wp:positionV>
            <wp:extent cx="6209030" cy="6896100"/>
            <wp:effectExtent l="19050" t="1905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9030" cy="6896100"/>
                    </a:xfrm>
                    <a:prstGeom prst="rect">
                      <a:avLst/>
                    </a:prstGeom>
                    <a:noFill/>
                    <a:ln w="3175">
                      <a:solidFill>
                        <a:schemeClr val="tx1"/>
                      </a:solidFill>
                    </a:ln>
                  </pic:spPr>
                </pic:pic>
              </a:graphicData>
            </a:graphic>
          </wp:anchor>
        </w:drawing>
      </w:r>
    </w:p>
    <w:p w14:paraId="11949426"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0C0421C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5910DC3"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8C9C156"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F0AF5BA"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281D995" w14:textId="77777777" w:rsidR="00C11798" w:rsidRDefault="009D6759" w:rsidP="009D6759">
      <w:pPr>
        <w:widowControl w:val="0"/>
        <w:tabs>
          <w:tab w:val="left" w:pos="3435"/>
        </w:tabs>
        <w:autoSpaceDE w:val="0"/>
        <w:autoSpaceDN w:val="0"/>
        <w:adjustRightInd w:val="0"/>
        <w:spacing w:after="0" w:line="286" w:lineRule="auto"/>
        <w:ind w:left="116" w:right="172"/>
        <w:rPr>
          <w:rFonts w:cs="Times New Roman"/>
          <w:szCs w:val="24"/>
        </w:rPr>
      </w:pPr>
      <w:r>
        <w:rPr>
          <w:rFonts w:cs="Times New Roman"/>
          <w:szCs w:val="24"/>
        </w:rPr>
        <w:tab/>
      </w:r>
    </w:p>
    <w:p w14:paraId="1A84EA18"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81560B3"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72BA5E4"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0880734"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4D891488"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EE5798E"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474EF63"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51088A5"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657206C"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7839A17"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EBB2970"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D3199A8"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2E0B87F"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2129A5C"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EB8741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4549964E"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317F7E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98EB415"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29F6EEF"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96F907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806875D"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D83DBF7"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69A831F"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0A527C9"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AF416A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0116975C"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AB95400"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2D86AF5" w14:textId="6D43B461" w:rsidR="00C11798" w:rsidRDefault="005E3BBB" w:rsidP="00C02271">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58752" behindDoc="0" locked="0" layoutInCell="1" allowOverlap="1" wp14:anchorId="7F7ABAEE" wp14:editId="1265FA65">
                <wp:simplePos x="0" y="0"/>
                <wp:positionH relativeFrom="column">
                  <wp:posOffset>-280670</wp:posOffset>
                </wp:positionH>
                <wp:positionV relativeFrom="paragraph">
                  <wp:posOffset>266700</wp:posOffset>
                </wp:positionV>
                <wp:extent cx="5726430" cy="389890"/>
                <wp:effectExtent l="0" t="0" r="0" b="0"/>
                <wp:wrapNone/>
                <wp:docPr id="3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389890"/>
                        </a:xfrm>
                        <a:prstGeom prst="rect">
                          <a:avLst/>
                        </a:prstGeom>
                        <a:solidFill>
                          <a:srgbClr val="FFFFFF"/>
                        </a:solidFill>
                        <a:ln>
                          <a:noFill/>
                        </a:ln>
                      </wps:spPr>
                      <wps:txbx>
                        <w:txbxContent>
                          <w:p w14:paraId="66888EAA" w14:textId="7FA91251" w:rsidR="002F443C" w:rsidRPr="0078743F" w:rsidRDefault="002F443C" w:rsidP="0078743F">
                            <w:pPr>
                              <w:pStyle w:val="Quote"/>
                            </w:pPr>
                            <w:r w:rsidRPr="0078743F">
                              <w:t>Figure 3.</w:t>
                            </w:r>
                            <w:r>
                              <w:t>10</w:t>
                            </w:r>
                            <w:r w:rsidRPr="0078743F">
                              <w:t>.2 - Activity Diagram – Driver/Conductor Login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7ABAEE" id="Text Box 65" o:spid="_x0000_s1035" type="#_x0000_t202" style="position:absolute;left:0;text-align:left;margin-left:-22.1pt;margin-top:21pt;width:450.9pt;height:3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" stroked="f">
                <v:textbox style="mso-fit-shape-to-text:t" inset="0,0,0,0">
                  <w:txbxContent>
                    <w:p w14:paraId="66888EAA" w14:textId="7FA91251" w:rsidR="002F443C" w:rsidRPr="0078743F" w:rsidRDefault="002F443C" w:rsidP="0078743F">
                      <w:pPr>
                        <w:pStyle w:val="Quote"/>
                      </w:pPr>
                      <w:r w:rsidRPr="0078743F">
                        <w:t>Figure 3.</w:t>
                      </w:r>
                      <w:r>
                        <w:t>10</w:t>
                      </w:r>
                      <w:r w:rsidRPr="0078743F">
                        <w:t>.2 - Activity Diagram – Driver/Conductor Login</w:t>
                      </w:r>
                    </w:p>
                  </w:txbxContent>
                </v:textbox>
              </v:shape>
            </w:pict>
          </mc:Fallback>
        </mc:AlternateContent>
      </w:r>
    </w:p>
    <w:p w14:paraId="138BE79D"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94124C2"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32C258E"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FA994D2"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07BF2D23"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4C3339F5" w14:textId="77777777" w:rsidR="00062170" w:rsidRDefault="00062170" w:rsidP="00C02271">
      <w:pPr>
        <w:widowControl w:val="0"/>
        <w:autoSpaceDE w:val="0"/>
        <w:autoSpaceDN w:val="0"/>
        <w:adjustRightInd w:val="0"/>
        <w:spacing w:after="0" w:line="286" w:lineRule="auto"/>
        <w:ind w:left="116" w:right="172"/>
        <w:rPr>
          <w:rFonts w:cs="Times New Roman"/>
          <w:szCs w:val="24"/>
        </w:rPr>
      </w:pPr>
    </w:p>
    <w:p w14:paraId="64434637" w14:textId="77777777" w:rsidR="00062170" w:rsidRPr="00DB5891" w:rsidRDefault="003223D9" w:rsidP="00062170">
      <w:pPr>
        <w:pStyle w:val="Heading3"/>
      </w:pPr>
      <w:bookmarkStart w:id="49" w:name="_Toc57981362"/>
      <w:r>
        <w:rPr>
          <w:b w:val="0"/>
          <w:bCs w:val="0"/>
          <w:noProof/>
          <w:sz w:val="36"/>
          <w:szCs w:val="32"/>
          <w:lang w:bidi="ar-SA"/>
        </w:rPr>
        <w:lastRenderedPageBreak/>
        <w:drawing>
          <wp:anchor distT="0" distB="0" distL="114300" distR="114300" simplePos="0" relativeHeight="251646976" behindDoc="1" locked="0" layoutInCell="1" allowOverlap="1" wp14:anchorId="22623745" wp14:editId="433C2B6C">
            <wp:simplePos x="0" y="0"/>
            <wp:positionH relativeFrom="column">
              <wp:posOffset>-503555</wp:posOffset>
            </wp:positionH>
            <wp:positionV relativeFrom="paragraph">
              <wp:posOffset>535305</wp:posOffset>
            </wp:positionV>
            <wp:extent cx="6104442" cy="7581265"/>
            <wp:effectExtent l="19050" t="1905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4828" cy="7581744"/>
                    </a:xfrm>
                    <a:prstGeom prst="rect">
                      <a:avLst/>
                    </a:prstGeom>
                    <a:noFill/>
                    <a:ln w="3175">
                      <a:solidFill>
                        <a:schemeClr val="tx1"/>
                      </a:solidFill>
                    </a:ln>
                  </pic:spPr>
                </pic:pic>
              </a:graphicData>
            </a:graphic>
          </wp:anchor>
        </w:drawing>
      </w:r>
      <w:r w:rsidR="00062170" w:rsidRPr="00DB5891">
        <w:t xml:space="preserve">Passenger </w:t>
      </w:r>
      <w:r w:rsidR="00062170">
        <w:t>/Driver Registration</w:t>
      </w:r>
      <w:bookmarkEnd w:id="49"/>
    </w:p>
    <w:p w14:paraId="03E9A07F" w14:textId="77777777" w:rsidR="000255F9" w:rsidRPr="00F06FD0" w:rsidRDefault="000255F9" w:rsidP="000255F9">
      <w:pPr>
        <w:jc w:val="center"/>
        <w:rPr>
          <w:b/>
          <w:bCs/>
          <w:sz w:val="36"/>
          <w:szCs w:val="32"/>
        </w:rPr>
      </w:pPr>
    </w:p>
    <w:p w14:paraId="34BEECEC"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B93E9D6"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47E70E4"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1BD8C8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FC41B1C"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150F0BD"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9306E55"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42058D64"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A0E1F59"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AD59A5C"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F8F8D05"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121CB3D"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87EB58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006079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25E94F4"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185581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3904EBA"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2292B82"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076F05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DEE485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9590CB0"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48489DC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4DA572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74D536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C86262F"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6173ABA5"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D8CB93A"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0AAAA936"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02A2680"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C13EAF1"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32915B7"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A32D230"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0AB66AEF"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3311118"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C697705"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5507E896"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B72A04E" w14:textId="239BDD4C" w:rsidR="00C11798" w:rsidRDefault="005E3BBB" w:rsidP="00C02271">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59776" behindDoc="0" locked="0" layoutInCell="1" allowOverlap="1" wp14:anchorId="6CCAC817" wp14:editId="3C1242DD">
                <wp:simplePos x="0" y="0"/>
                <wp:positionH relativeFrom="column">
                  <wp:posOffset>-64135</wp:posOffset>
                </wp:positionH>
                <wp:positionV relativeFrom="paragraph">
                  <wp:posOffset>140335</wp:posOffset>
                </wp:positionV>
                <wp:extent cx="5726430" cy="389890"/>
                <wp:effectExtent l="0" t="0" r="0" b="0"/>
                <wp:wrapNone/>
                <wp:docPr id="3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389890"/>
                        </a:xfrm>
                        <a:prstGeom prst="rect">
                          <a:avLst/>
                        </a:prstGeom>
                        <a:solidFill>
                          <a:srgbClr val="FFFFFF"/>
                        </a:solidFill>
                        <a:ln>
                          <a:noFill/>
                        </a:ln>
                      </wps:spPr>
                      <wps:txbx>
                        <w:txbxContent>
                          <w:p w14:paraId="70439827" w14:textId="2176D959" w:rsidR="002F443C" w:rsidRPr="0078743F" w:rsidRDefault="002F443C" w:rsidP="0078743F">
                            <w:pPr>
                              <w:pStyle w:val="Quote"/>
                            </w:pPr>
                            <w:r w:rsidRPr="0078743F">
                              <w:t>Figure 3.</w:t>
                            </w:r>
                            <w:r>
                              <w:t>10</w:t>
                            </w:r>
                            <w:r w:rsidRPr="0078743F">
                              <w:t>.3 - Activity Diagram – Registration Process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CAC817" id="Text Box 67" o:spid="_x0000_s1036" type="#_x0000_t202" style="position:absolute;left:0;text-align:left;margin-left:-5.05pt;margin-top:11.05pt;width:450.9pt;height:3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" stroked="f">
                <v:textbox style="mso-fit-shape-to-text:t" inset="0,0,0,0">
                  <w:txbxContent>
                    <w:p w14:paraId="70439827" w14:textId="2176D959" w:rsidR="002F443C" w:rsidRPr="0078743F" w:rsidRDefault="002F443C" w:rsidP="0078743F">
                      <w:pPr>
                        <w:pStyle w:val="Quote"/>
                      </w:pPr>
                      <w:r w:rsidRPr="0078743F">
                        <w:t>Figure 3.</w:t>
                      </w:r>
                      <w:r>
                        <w:t>10</w:t>
                      </w:r>
                      <w:r w:rsidRPr="0078743F">
                        <w:t>.3 - Activity Diagram – Registration Process</w:t>
                      </w:r>
                    </w:p>
                  </w:txbxContent>
                </v:textbox>
              </v:shape>
            </w:pict>
          </mc:Fallback>
        </mc:AlternateContent>
      </w:r>
    </w:p>
    <w:p w14:paraId="677C93B2"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313AF8D2" w14:textId="77777777" w:rsidR="00C11798" w:rsidRDefault="00C11798" w:rsidP="00062170">
      <w:pPr>
        <w:widowControl w:val="0"/>
        <w:autoSpaceDE w:val="0"/>
        <w:autoSpaceDN w:val="0"/>
        <w:adjustRightInd w:val="0"/>
        <w:spacing w:after="0" w:line="286" w:lineRule="auto"/>
        <w:ind w:left="116" w:right="172"/>
        <w:rPr>
          <w:rFonts w:cs="Times New Roman"/>
          <w:szCs w:val="24"/>
        </w:rPr>
      </w:pPr>
    </w:p>
    <w:p w14:paraId="3E684C02" w14:textId="77777777" w:rsidR="00062170" w:rsidRPr="00DB5891" w:rsidRDefault="005A6D4C" w:rsidP="00062170">
      <w:pPr>
        <w:pStyle w:val="Heading3"/>
      </w:pPr>
      <w:bookmarkStart w:id="50" w:name="_Toc57981363"/>
      <w:r>
        <w:rPr>
          <w:b w:val="0"/>
          <w:bCs w:val="0"/>
          <w:noProof/>
          <w:sz w:val="36"/>
          <w:szCs w:val="32"/>
          <w:lang w:bidi="ar-SA"/>
        </w:rPr>
        <w:lastRenderedPageBreak/>
        <w:drawing>
          <wp:anchor distT="0" distB="0" distL="114300" distR="114300" simplePos="0" relativeHeight="251650048" behindDoc="1" locked="0" layoutInCell="1" allowOverlap="1" wp14:anchorId="3A6B1636" wp14:editId="765AA659">
            <wp:simplePos x="0" y="0"/>
            <wp:positionH relativeFrom="column">
              <wp:posOffset>-455930</wp:posOffset>
            </wp:positionH>
            <wp:positionV relativeFrom="paragraph">
              <wp:posOffset>373380</wp:posOffset>
            </wp:positionV>
            <wp:extent cx="6050280" cy="7904371"/>
            <wp:effectExtent l="19050" t="19050" r="762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0656" cy="7917927"/>
                    </a:xfrm>
                    <a:prstGeom prst="rect">
                      <a:avLst/>
                    </a:prstGeom>
                    <a:noFill/>
                    <a:ln>
                      <a:solidFill>
                        <a:schemeClr val="tx1"/>
                      </a:solidFill>
                    </a:ln>
                  </pic:spPr>
                </pic:pic>
              </a:graphicData>
            </a:graphic>
          </wp:anchor>
        </w:drawing>
      </w:r>
      <w:r w:rsidR="00062170">
        <w:t>Booking a Seat</w:t>
      </w:r>
      <w:bookmarkEnd w:id="50"/>
    </w:p>
    <w:p w14:paraId="4238B9A6" w14:textId="77777777" w:rsidR="009D6759" w:rsidRPr="00F06FD0" w:rsidRDefault="009D6759" w:rsidP="009D6759">
      <w:pPr>
        <w:jc w:val="center"/>
        <w:rPr>
          <w:b/>
          <w:bCs/>
          <w:sz w:val="36"/>
          <w:szCs w:val="32"/>
        </w:rPr>
      </w:pPr>
    </w:p>
    <w:p w14:paraId="1536F5BE"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787E24BB"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A54084E"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24CF613E"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42D2573F" w14:textId="77777777" w:rsidR="00C11798" w:rsidRDefault="00C11798" w:rsidP="00C02271">
      <w:pPr>
        <w:widowControl w:val="0"/>
        <w:autoSpaceDE w:val="0"/>
        <w:autoSpaceDN w:val="0"/>
        <w:adjustRightInd w:val="0"/>
        <w:spacing w:after="0" w:line="286" w:lineRule="auto"/>
        <w:ind w:left="116" w:right="172"/>
        <w:rPr>
          <w:rFonts w:cs="Times New Roman"/>
          <w:szCs w:val="24"/>
        </w:rPr>
      </w:pPr>
    </w:p>
    <w:p w14:paraId="1A69EFEB"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D25D0A7"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EC27F0B"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690A3E2"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5EBFB9A"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9202F5E"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2C5FC9E"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0792093"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1E385D1"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091514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1E907E3"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3E0652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2968E1E"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4D71121"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9B8FEFA"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91A6416"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47E5A5D"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E5D685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079BC0A"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92F6F99"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BD9219E"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3EB71F5"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A7F8964"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9C67C73"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EA10751"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2A28977"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7080684E"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92E5C85"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2A0083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0693FFD"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0C8A45A"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C55E98F" w14:textId="056BEBCB" w:rsidR="00427465" w:rsidRDefault="005E3BBB" w:rsidP="00427465">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76160" behindDoc="0" locked="0" layoutInCell="1" allowOverlap="1" wp14:anchorId="6647DC5D" wp14:editId="772FF236">
                <wp:simplePos x="0" y="0"/>
                <wp:positionH relativeFrom="column">
                  <wp:posOffset>-283210</wp:posOffset>
                </wp:positionH>
                <wp:positionV relativeFrom="paragraph">
                  <wp:posOffset>187960</wp:posOffset>
                </wp:positionV>
                <wp:extent cx="5726430" cy="389890"/>
                <wp:effectExtent l="0" t="0" r="0" b="0"/>
                <wp:wrapNone/>
                <wp:docPr id="3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389890"/>
                        </a:xfrm>
                        <a:prstGeom prst="rect">
                          <a:avLst/>
                        </a:prstGeom>
                        <a:solidFill>
                          <a:srgbClr val="FFFFFF"/>
                        </a:solidFill>
                        <a:ln>
                          <a:noFill/>
                        </a:ln>
                      </wps:spPr>
                      <wps:txbx>
                        <w:txbxContent>
                          <w:p w14:paraId="2D9C28E2" w14:textId="06ACF044" w:rsidR="002F443C" w:rsidRPr="0078743F" w:rsidRDefault="002F443C" w:rsidP="00B1083D">
                            <w:pPr>
                              <w:pStyle w:val="Quote"/>
                            </w:pPr>
                            <w:r w:rsidRPr="0078743F">
                              <w:t>Figure 3.</w:t>
                            </w:r>
                            <w:r>
                              <w:t>10</w:t>
                            </w:r>
                            <w:r w:rsidRPr="0078743F">
                              <w:t>.</w:t>
                            </w:r>
                            <w:r>
                              <w:t>4</w:t>
                            </w:r>
                            <w:r w:rsidRPr="0078743F">
                              <w:t xml:space="preserve"> - Activity Diagram – </w:t>
                            </w:r>
                            <w:r>
                              <w:t>Booking a seat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47DC5D" id="Text Box 92" o:spid="_x0000_s1037" type="#_x0000_t202" style="position:absolute;left:0;text-align:left;margin-left:-22.3pt;margin-top:14.8pt;width:450.9pt;height:30.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" stroked="f">
                <v:textbox style="mso-fit-shape-to-text:t" inset="0,0,0,0">
                  <w:txbxContent>
                    <w:p w14:paraId="2D9C28E2" w14:textId="06ACF044" w:rsidR="002F443C" w:rsidRPr="0078743F" w:rsidRDefault="002F443C" w:rsidP="00B1083D">
                      <w:pPr>
                        <w:pStyle w:val="Quote"/>
                      </w:pPr>
                      <w:r w:rsidRPr="0078743F">
                        <w:t>Figure 3.</w:t>
                      </w:r>
                      <w:r>
                        <w:t>10</w:t>
                      </w:r>
                      <w:r w:rsidRPr="0078743F">
                        <w:t>.</w:t>
                      </w:r>
                      <w:r>
                        <w:t>4</w:t>
                      </w:r>
                      <w:r w:rsidRPr="0078743F">
                        <w:t xml:space="preserve"> - Activity Diagram – </w:t>
                      </w:r>
                      <w:r>
                        <w:t>Booking a seat</w:t>
                      </w:r>
                    </w:p>
                  </w:txbxContent>
                </v:textbox>
              </v:shape>
            </w:pict>
          </mc:Fallback>
        </mc:AlternateContent>
      </w:r>
    </w:p>
    <w:p w14:paraId="36EDFD20"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31476EF" w14:textId="77777777" w:rsidR="00427465" w:rsidRDefault="00427465" w:rsidP="00062170">
      <w:pPr>
        <w:widowControl w:val="0"/>
        <w:autoSpaceDE w:val="0"/>
        <w:autoSpaceDN w:val="0"/>
        <w:adjustRightInd w:val="0"/>
        <w:spacing w:after="0" w:line="286" w:lineRule="auto"/>
        <w:ind w:left="116" w:right="172"/>
        <w:rPr>
          <w:rFonts w:cs="Times New Roman"/>
          <w:szCs w:val="24"/>
        </w:rPr>
      </w:pPr>
    </w:p>
    <w:p w14:paraId="2323A583" w14:textId="266005C6" w:rsidR="00B63DF0" w:rsidRPr="00CF58AE" w:rsidRDefault="00A12276" w:rsidP="00B63DF0">
      <w:pPr>
        <w:pStyle w:val="Heading2"/>
      </w:pPr>
      <w:r>
        <w:lastRenderedPageBreak/>
        <w:t xml:space="preserve"> </w:t>
      </w:r>
      <w:bookmarkStart w:id="51" w:name="_Toc57981364"/>
      <w:r w:rsidR="00B63DF0">
        <w:t>Sequence</w:t>
      </w:r>
      <w:r w:rsidR="00B63DF0" w:rsidRPr="00CF58AE">
        <w:t xml:space="preserve"> Diagram</w:t>
      </w:r>
      <w:r w:rsidR="00B63DF0">
        <w:t xml:space="preserve"> of Login</w:t>
      </w:r>
      <w:bookmarkEnd w:id="51"/>
    </w:p>
    <w:p w14:paraId="299161A4" w14:textId="77777777" w:rsidR="00427465" w:rsidRDefault="00B63DF0" w:rsidP="00427465">
      <w:pPr>
        <w:widowControl w:val="0"/>
        <w:autoSpaceDE w:val="0"/>
        <w:autoSpaceDN w:val="0"/>
        <w:adjustRightInd w:val="0"/>
        <w:spacing w:after="0" w:line="286" w:lineRule="auto"/>
        <w:ind w:left="116" w:right="172"/>
        <w:rPr>
          <w:rFonts w:cs="Times New Roman"/>
          <w:szCs w:val="24"/>
        </w:rPr>
      </w:pPr>
      <w:r>
        <w:rPr>
          <w:b/>
          <w:noProof/>
          <w:szCs w:val="24"/>
          <w:lang w:bidi="ar-SA"/>
        </w:rPr>
        <w:drawing>
          <wp:anchor distT="0" distB="0" distL="114300" distR="114300" simplePos="0" relativeHeight="251653120" behindDoc="1" locked="0" layoutInCell="1" allowOverlap="1" wp14:anchorId="6DDDB685" wp14:editId="0EAC958D">
            <wp:simplePos x="0" y="0"/>
            <wp:positionH relativeFrom="column">
              <wp:posOffset>-436880</wp:posOffset>
            </wp:positionH>
            <wp:positionV relativeFrom="paragraph">
              <wp:posOffset>213360</wp:posOffset>
            </wp:positionV>
            <wp:extent cx="6296025" cy="4095750"/>
            <wp:effectExtent l="19050" t="19050" r="9525" b="0"/>
            <wp:wrapNone/>
            <wp:docPr id="20" name="Picture 5" descr="SD_us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_user login"/>
                    <pic:cNvPicPr>
                      <a:picLocks noChangeAspect="1" noChangeArrowheads="1"/>
                    </pic:cNvPicPr>
                  </pic:nvPicPr>
                  <pic:blipFill>
                    <a:blip r:embed="rId20"/>
                    <a:srcRect/>
                    <a:stretch>
                      <a:fillRect/>
                    </a:stretch>
                  </pic:blipFill>
                  <pic:spPr bwMode="auto">
                    <a:xfrm>
                      <a:off x="0" y="0"/>
                      <a:ext cx="6296025" cy="4095750"/>
                    </a:xfrm>
                    <a:prstGeom prst="rect">
                      <a:avLst/>
                    </a:prstGeom>
                    <a:noFill/>
                    <a:ln w="9525">
                      <a:solidFill>
                        <a:schemeClr val="tx1"/>
                      </a:solidFill>
                      <a:miter lim="800000"/>
                      <a:headEnd/>
                      <a:tailEnd/>
                    </a:ln>
                  </pic:spPr>
                </pic:pic>
              </a:graphicData>
            </a:graphic>
          </wp:anchor>
        </w:drawing>
      </w:r>
    </w:p>
    <w:p w14:paraId="495B9C41"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A8654FC"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E772C8C"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CF4F15D"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BDC7C64" w14:textId="77777777" w:rsidR="00F54271" w:rsidRDefault="00F54271" w:rsidP="00427465">
      <w:pPr>
        <w:widowControl w:val="0"/>
        <w:autoSpaceDE w:val="0"/>
        <w:autoSpaceDN w:val="0"/>
        <w:adjustRightInd w:val="0"/>
        <w:spacing w:after="0" w:line="286" w:lineRule="auto"/>
        <w:ind w:left="116" w:right="172"/>
        <w:rPr>
          <w:rFonts w:cs="Times New Roman"/>
          <w:szCs w:val="24"/>
        </w:rPr>
      </w:pPr>
    </w:p>
    <w:p w14:paraId="249CC8B2"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DCC0944"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78C3CD0"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A05B980" w14:textId="77777777" w:rsidR="00427465" w:rsidDel="0022426F" w:rsidRDefault="00427465" w:rsidP="00427465">
      <w:pPr>
        <w:widowControl w:val="0"/>
        <w:autoSpaceDE w:val="0"/>
        <w:autoSpaceDN w:val="0"/>
        <w:adjustRightInd w:val="0"/>
        <w:spacing w:after="0" w:line="286" w:lineRule="auto"/>
        <w:ind w:left="116" w:right="172"/>
        <w:rPr>
          <w:del w:id="52" w:author="Wasana Uduwela" w:date="2020-11-17T10:27:00Z"/>
          <w:rFonts w:cs="Times New Roman"/>
          <w:szCs w:val="24"/>
        </w:rPr>
      </w:pPr>
    </w:p>
    <w:p w14:paraId="38AA3758" w14:textId="77777777" w:rsidR="00427465" w:rsidDel="0022426F" w:rsidRDefault="00427465" w:rsidP="00427465">
      <w:pPr>
        <w:widowControl w:val="0"/>
        <w:autoSpaceDE w:val="0"/>
        <w:autoSpaceDN w:val="0"/>
        <w:adjustRightInd w:val="0"/>
        <w:spacing w:after="0" w:line="286" w:lineRule="auto"/>
        <w:ind w:left="116" w:right="172"/>
        <w:rPr>
          <w:del w:id="53" w:author="Wasana Uduwela" w:date="2020-11-17T10:27:00Z"/>
          <w:rFonts w:cs="Times New Roman"/>
          <w:szCs w:val="24"/>
        </w:rPr>
      </w:pPr>
    </w:p>
    <w:p w14:paraId="751A0E9F" w14:textId="77777777" w:rsidR="00427465" w:rsidDel="0022426F" w:rsidRDefault="00427465" w:rsidP="00427465">
      <w:pPr>
        <w:widowControl w:val="0"/>
        <w:autoSpaceDE w:val="0"/>
        <w:autoSpaceDN w:val="0"/>
        <w:adjustRightInd w:val="0"/>
        <w:spacing w:after="0" w:line="286" w:lineRule="auto"/>
        <w:ind w:left="116" w:right="172"/>
        <w:rPr>
          <w:del w:id="54" w:author="Wasana Uduwela" w:date="2020-11-17T10:27:00Z"/>
          <w:rFonts w:cs="Times New Roman"/>
          <w:szCs w:val="24"/>
        </w:rPr>
      </w:pPr>
    </w:p>
    <w:p w14:paraId="03AFD9EF" w14:textId="77777777" w:rsidR="00427465" w:rsidDel="0022426F" w:rsidRDefault="00427465" w:rsidP="00427465">
      <w:pPr>
        <w:widowControl w:val="0"/>
        <w:autoSpaceDE w:val="0"/>
        <w:autoSpaceDN w:val="0"/>
        <w:adjustRightInd w:val="0"/>
        <w:spacing w:after="0" w:line="286" w:lineRule="auto"/>
        <w:ind w:left="116" w:right="172"/>
        <w:rPr>
          <w:del w:id="55" w:author="Wasana Uduwela" w:date="2020-11-17T10:27:00Z"/>
          <w:rFonts w:cs="Times New Roman"/>
          <w:szCs w:val="24"/>
        </w:rPr>
      </w:pPr>
    </w:p>
    <w:p w14:paraId="0C485628" w14:textId="77777777" w:rsidR="00427465" w:rsidDel="0022426F" w:rsidRDefault="00427465" w:rsidP="00427465">
      <w:pPr>
        <w:widowControl w:val="0"/>
        <w:autoSpaceDE w:val="0"/>
        <w:autoSpaceDN w:val="0"/>
        <w:adjustRightInd w:val="0"/>
        <w:spacing w:after="0" w:line="286" w:lineRule="auto"/>
        <w:ind w:left="116" w:right="172"/>
        <w:rPr>
          <w:del w:id="56" w:author="Wasana Uduwela" w:date="2020-11-17T10:27:00Z"/>
          <w:rFonts w:cs="Times New Roman"/>
          <w:szCs w:val="24"/>
        </w:rPr>
      </w:pPr>
    </w:p>
    <w:p w14:paraId="4E1DF613" w14:textId="77777777" w:rsidR="00427465" w:rsidRDefault="0022426F" w:rsidP="00427465">
      <w:pPr>
        <w:widowControl w:val="0"/>
        <w:autoSpaceDE w:val="0"/>
        <w:autoSpaceDN w:val="0"/>
        <w:adjustRightInd w:val="0"/>
        <w:spacing w:after="0" w:line="286" w:lineRule="auto"/>
        <w:ind w:left="116" w:right="172"/>
        <w:rPr>
          <w:rFonts w:cs="Times New Roman"/>
          <w:szCs w:val="24"/>
        </w:rPr>
      </w:pPr>
      <w:ins w:id="57" w:author="Wasana Uduwela" w:date="2020-11-17T10:27:00Z">
        <w:r>
          <w:rPr>
            <w:rFonts w:cs="Times New Roman"/>
            <w:szCs w:val="24"/>
          </w:rPr>
          <w:t>..,</w:t>
        </w:r>
      </w:ins>
    </w:p>
    <w:p w14:paraId="6E7623EC"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54CF996"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50FDC37"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C7FF2F6"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3989E10"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0F4855B"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FACE115" w14:textId="57C9AB79" w:rsidR="00427465" w:rsidRDefault="005E3BBB" w:rsidP="00427465">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60800" behindDoc="0" locked="0" layoutInCell="1" allowOverlap="1" wp14:anchorId="15AC3E57" wp14:editId="312E4995">
                <wp:simplePos x="0" y="0"/>
                <wp:positionH relativeFrom="column">
                  <wp:posOffset>-285115</wp:posOffset>
                </wp:positionH>
                <wp:positionV relativeFrom="paragraph">
                  <wp:posOffset>210820</wp:posOffset>
                </wp:positionV>
                <wp:extent cx="5726430" cy="426720"/>
                <wp:effectExtent l="0" t="0" r="0" b="0"/>
                <wp:wrapNone/>
                <wp:docPr id="3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426720"/>
                        </a:xfrm>
                        <a:prstGeom prst="rect">
                          <a:avLst/>
                        </a:prstGeom>
                        <a:solidFill>
                          <a:srgbClr val="FFFFFF"/>
                        </a:solidFill>
                        <a:ln>
                          <a:noFill/>
                        </a:ln>
                      </wps:spPr>
                      <wps:txbx>
                        <w:txbxContent>
                          <w:p w14:paraId="59B66665" w14:textId="77777777" w:rsidR="002F443C" w:rsidRPr="0078743F" w:rsidRDefault="002F443C" w:rsidP="0078743F">
                            <w:pPr>
                              <w:pStyle w:val="Quote"/>
                            </w:pPr>
                            <w:r w:rsidRPr="0078743F">
                              <w:t xml:space="preserve">Figure </w:t>
                            </w:r>
                            <w:fldSimple w:instr=" STYLEREF 1 \s ">
                              <w:r w:rsidRPr="0078743F">
                                <w:t>3</w:t>
                              </w:r>
                            </w:fldSimple>
                            <w:r w:rsidRPr="0078743F">
                              <w:t>.10- Sequence Diagram of Login</w:t>
                            </w:r>
                          </w:p>
                          <w:p w14:paraId="45832727" w14:textId="77777777" w:rsidR="002F443C" w:rsidRDefault="002F443C"/>
                          <w:p w14:paraId="5381E3AD" w14:textId="77777777" w:rsidR="002F443C" w:rsidRPr="0078743F" w:rsidRDefault="002F443C" w:rsidP="0078743F">
                            <w:pPr>
                              <w:pStyle w:val="Quo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C3E57" id="Text Box 69" o:spid="_x0000_s1038" type="#_x0000_t202" style="position:absolute;left:0;text-align:left;margin-left:-22.45pt;margin-top:16.6pt;width:450.9pt;height:3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" stroked="f">
                <v:textbox inset="0,0,0,0">
                  <w:txbxContent>
                    <w:p w14:paraId="59B66665" w14:textId="77777777" w:rsidR="002F443C" w:rsidRPr="0078743F" w:rsidRDefault="002F443C" w:rsidP="0078743F">
                      <w:pPr>
                        <w:pStyle w:val="Quote"/>
                      </w:pPr>
                      <w:r w:rsidRPr="0078743F">
                        <w:t xml:space="preserve">Figure </w:t>
                      </w:r>
                      <w:fldSimple w:instr=" STYLEREF 1 \s ">
                        <w:r w:rsidRPr="0078743F">
                          <w:t>3</w:t>
                        </w:r>
                      </w:fldSimple>
                      <w:r w:rsidRPr="0078743F">
                        <w:t>.10- Sequence Diagram of Login</w:t>
                      </w:r>
                    </w:p>
                    <w:p w14:paraId="45832727" w14:textId="77777777" w:rsidR="002F443C" w:rsidRDefault="002F443C"/>
                    <w:p w14:paraId="5381E3AD" w14:textId="77777777" w:rsidR="002F443C" w:rsidRPr="0078743F" w:rsidRDefault="002F443C" w:rsidP="0078743F">
                      <w:pPr>
                        <w:pStyle w:val="Quote"/>
                      </w:pPr>
                    </w:p>
                  </w:txbxContent>
                </v:textbox>
              </v:shape>
            </w:pict>
          </mc:Fallback>
        </mc:AlternateContent>
      </w:r>
    </w:p>
    <w:p w14:paraId="4643A11E"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B88E879"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E4B2500"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63D74FE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562262FB"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003C2B40"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F53F797"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734E1E51"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6EDF613"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205F910"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7A30C38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BCB429B"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7FC6FF4F"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03D7316"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2074D05C"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3C6A2A32"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4FE192A9" w14:textId="77777777" w:rsidR="00427465" w:rsidRDefault="00427465" w:rsidP="00427465">
      <w:pPr>
        <w:widowControl w:val="0"/>
        <w:autoSpaceDE w:val="0"/>
        <w:autoSpaceDN w:val="0"/>
        <w:adjustRightInd w:val="0"/>
        <w:spacing w:after="0" w:line="286" w:lineRule="auto"/>
        <w:ind w:left="116" w:right="172"/>
        <w:rPr>
          <w:rFonts w:cs="Times New Roman"/>
          <w:szCs w:val="24"/>
        </w:rPr>
      </w:pPr>
    </w:p>
    <w:p w14:paraId="1BC436B6" w14:textId="1D81A953" w:rsidR="00427465" w:rsidRDefault="00427465" w:rsidP="00427465">
      <w:pPr>
        <w:widowControl w:val="0"/>
        <w:autoSpaceDE w:val="0"/>
        <w:autoSpaceDN w:val="0"/>
        <w:adjustRightInd w:val="0"/>
        <w:spacing w:after="0" w:line="286" w:lineRule="auto"/>
        <w:ind w:left="116" w:right="172"/>
        <w:rPr>
          <w:rFonts w:cs="Times New Roman"/>
          <w:szCs w:val="24"/>
        </w:rPr>
      </w:pPr>
    </w:p>
    <w:p w14:paraId="12499AFD" w14:textId="49228484" w:rsidR="00807DDF" w:rsidRDefault="00807DDF" w:rsidP="00427465">
      <w:pPr>
        <w:widowControl w:val="0"/>
        <w:autoSpaceDE w:val="0"/>
        <w:autoSpaceDN w:val="0"/>
        <w:adjustRightInd w:val="0"/>
        <w:spacing w:after="0" w:line="286" w:lineRule="auto"/>
        <w:ind w:left="116" w:right="172"/>
        <w:rPr>
          <w:rFonts w:cs="Times New Roman"/>
          <w:szCs w:val="24"/>
        </w:rPr>
      </w:pPr>
    </w:p>
    <w:p w14:paraId="4C428F7F" w14:textId="3087E948" w:rsidR="00EE4EFE" w:rsidRDefault="00EE4EFE" w:rsidP="00427465">
      <w:pPr>
        <w:widowControl w:val="0"/>
        <w:autoSpaceDE w:val="0"/>
        <w:autoSpaceDN w:val="0"/>
        <w:adjustRightInd w:val="0"/>
        <w:spacing w:after="0" w:line="286" w:lineRule="auto"/>
        <w:ind w:left="116" w:right="172"/>
        <w:rPr>
          <w:rFonts w:cs="Times New Roman"/>
          <w:szCs w:val="24"/>
        </w:rPr>
      </w:pPr>
    </w:p>
    <w:p w14:paraId="0B1F2B0C" w14:textId="3AC80476" w:rsidR="00A12276" w:rsidRPr="00CF58AE" w:rsidRDefault="00A12276" w:rsidP="00A12276">
      <w:pPr>
        <w:pStyle w:val="Heading2"/>
      </w:pPr>
      <w:r>
        <w:lastRenderedPageBreak/>
        <w:t xml:space="preserve"> </w:t>
      </w:r>
      <w:bookmarkStart w:id="58" w:name="_Toc57981365"/>
      <w:r>
        <w:t>Sequence</w:t>
      </w:r>
      <w:r w:rsidRPr="00CF58AE">
        <w:t xml:space="preserve"> Diagram</w:t>
      </w:r>
      <w:r>
        <w:t xml:space="preserve"> of </w:t>
      </w:r>
      <w:r>
        <w:t>Booking</w:t>
      </w:r>
      <w:bookmarkEnd w:id="58"/>
    </w:p>
    <w:p w14:paraId="690D4971" w14:textId="3BB9E53E" w:rsidR="00EE4EFE" w:rsidRDefault="00A549F8" w:rsidP="00427465">
      <w:pPr>
        <w:widowControl w:val="0"/>
        <w:autoSpaceDE w:val="0"/>
        <w:autoSpaceDN w:val="0"/>
        <w:adjustRightInd w:val="0"/>
        <w:spacing w:after="0" w:line="286" w:lineRule="auto"/>
        <w:ind w:left="116" w:right="172"/>
        <w:rPr>
          <w:rFonts w:cs="Times New Roman"/>
          <w:szCs w:val="24"/>
        </w:rPr>
      </w:pPr>
      <w:r>
        <w:rPr>
          <w:rFonts w:cs="Times New Roman"/>
          <w:noProof/>
          <w:szCs w:val="24"/>
        </w:rPr>
        <w:drawing>
          <wp:anchor distT="0" distB="0" distL="114300" distR="114300" simplePos="0" relativeHeight="251669504" behindDoc="0" locked="0" layoutInCell="1" allowOverlap="1" wp14:anchorId="3CAD7F48" wp14:editId="0DF20763">
            <wp:simplePos x="0" y="0"/>
            <wp:positionH relativeFrom="column">
              <wp:posOffset>-379730</wp:posOffset>
            </wp:positionH>
            <wp:positionV relativeFrom="paragraph">
              <wp:posOffset>310219</wp:posOffset>
            </wp:positionV>
            <wp:extent cx="6087110" cy="4610100"/>
            <wp:effectExtent l="19050" t="19050" r="889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6087110" cy="4610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9F20780" w14:textId="23E24D3D" w:rsidR="00807DDF" w:rsidRDefault="00807DDF" w:rsidP="00427465">
      <w:pPr>
        <w:widowControl w:val="0"/>
        <w:autoSpaceDE w:val="0"/>
        <w:autoSpaceDN w:val="0"/>
        <w:adjustRightInd w:val="0"/>
        <w:spacing w:after="0" w:line="286" w:lineRule="auto"/>
        <w:ind w:left="116" w:right="172"/>
        <w:rPr>
          <w:rFonts w:cs="Times New Roman"/>
          <w:szCs w:val="24"/>
        </w:rPr>
      </w:pPr>
    </w:p>
    <w:p w14:paraId="6D96B094" w14:textId="045F2A4E" w:rsidR="00807DDF" w:rsidRDefault="00807DDF" w:rsidP="00427465">
      <w:pPr>
        <w:widowControl w:val="0"/>
        <w:autoSpaceDE w:val="0"/>
        <w:autoSpaceDN w:val="0"/>
        <w:adjustRightInd w:val="0"/>
        <w:spacing w:after="0" w:line="286" w:lineRule="auto"/>
        <w:ind w:left="116" w:right="172"/>
        <w:rPr>
          <w:rFonts w:cs="Times New Roman"/>
          <w:noProof/>
          <w:szCs w:val="24"/>
        </w:rPr>
      </w:pPr>
    </w:p>
    <w:p w14:paraId="0430E637" w14:textId="7BC121A4" w:rsidR="00807DDF" w:rsidRDefault="005E3BBB" w:rsidP="00427465">
      <w:pPr>
        <w:widowControl w:val="0"/>
        <w:autoSpaceDE w:val="0"/>
        <w:autoSpaceDN w:val="0"/>
        <w:adjustRightInd w:val="0"/>
        <w:spacing w:after="0" w:line="286" w:lineRule="auto"/>
        <w:ind w:left="116" w:right="172"/>
        <w:rPr>
          <w:rFonts w:cs="Times New Roman"/>
          <w:noProof/>
          <w:szCs w:val="24"/>
        </w:rPr>
      </w:pPr>
      <w:r>
        <w:rPr>
          <w:rFonts w:cs="Times New Roman"/>
          <w:noProof/>
          <w:szCs w:val="24"/>
        </w:rPr>
        <mc:AlternateContent>
          <mc:Choice Requires="wps">
            <w:drawing>
              <wp:anchor distT="0" distB="0" distL="114300" distR="114300" simplePos="0" relativeHeight="251680256" behindDoc="0" locked="0" layoutInCell="1" allowOverlap="1" wp14:anchorId="15AC3E57" wp14:editId="56A7BB16">
                <wp:simplePos x="0" y="0"/>
                <wp:positionH relativeFrom="column">
                  <wp:posOffset>-288290</wp:posOffset>
                </wp:positionH>
                <wp:positionV relativeFrom="paragraph">
                  <wp:posOffset>94615</wp:posOffset>
                </wp:positionV>
                <wp:extent cx="5726430" cy="426720"/>
                <wp:effectExtent l="0" t="0" r="0" b="0"/>
                <wp:wrapNone/>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426720"/>
                        </a:xfrm>
                        <a:prstGeom prst="rect">
                          <a:avLst/>
                        </a:prstGeom>
                        <a:solidFill>
                          <a:srgbClr val="FFFFFF"/>
                        </a:solidFill>
                        <a:ln>
                          <a:noFill/>
                        </a:ln>
                      </wps:spPr>
                      <wps:txbx>
                        <w:txbxContent>
                          <w:p w14:paraId="2F8C36FD" w14:textId="46A1856E" w:rsidR="002F443C" w:rsidRPr="003A194F" w:rsidRDefault="002F443C" w:rsidP="003A194F">
                            <w:pPr>
                              <w:pStyle w:val="Quote"/>
                            </w:pPr>
                            <w:r w:rsidRPr="003A194F">
                              <w:t xml:space="preserve">Figure </w:t>
                            </w:r>
                            <w:fldSimple w:instr=" STYLEREF 1 \s ">
                              <w:r w:rsidRPr="003A194F">
                                <w:t>3</w:t>
                              </w:r>
                            </w:fldSimple>
                            <w:r w:rsidRPr="003A194F">
                              <w:t>.11- Sequence Diagram of booking a seat</w:t>
                            </w:r>
                          </w:p>
                          <w:p w14:paraId="3D88A7C6" w14:textId="77777777" w:rsidR="002F443C" w:rsidRPr="00807DDF" w:rsidRDefault="002F443C" w:rsidP="00807DDF"/>
                          <w:p w14:paraId="31265CA8" w14:textId="77777777" w:rsidR="002F443C" w:rsidRDefault="002F443C" w:rsidP="00807DDF"/>
                          <w:p w14:paraId="27BD5D38" w14:textId="77777777" w:rsidR="002F443C" w:rsidRPr="0078743F" w:rsidRDefault="002F443C" w:rsidP="00807DDF">
                            <w:pPr>
                              <w:pStyle w:val="Quo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C3E57" id="_x0000_s1039" type="#_x0000_t202" style="position:absolute;left:0;text-align:left;margin-left:-22.7pt;margin-top:7.45pt;width:450.9pt;height:33.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" stroked="f">
                <v:textbox inset="0,0,0,0">
                  <w:txbxContent>
                    <w:p w14:paraId="2F8C36FD" w14:textId="46A1856E" w:rsidR="002F443C" w:rsidRPr="003A194F" w:rsidRDefault="002F443C" w:rsidP="003A194F">
                      <w:pPr>
                        <w:pStyle w:val="Quote"/>
                      </w:pPr>
                      <w:r w:rsidRPr="003A194F">
                        <w:t xml:space="preserve">Figure </w:t>
                      </w:r>
                      <w:fldSimple w:instr=" STYLEREF 1 \s ">
                        <w:r w:rsidRPr="003A194F">
                          <w:t>3</w:t>
                        </w:r>
                      </w:fldSimple>
                      <w:r w:rsidRPr="003A194F">
                        <w:t>.11- Sequence Diagram of booking a seat</w:t>
                      </w:r>
                    </w:p>
                    <w:p w14:paraId="3D88A7C6" w14:textId="77777777" w:rsidR="002F443C" w:rsidRPr="00807DDF" w:rsidRDefault="002F443C" w:rsidP="00807DDF"/>
                    <w:p w14:paraId="31265CA8" w14:textId="77777777" w:rsidR="002F443C" w:rsidRDefault="002F443C" w:rsidP="00807DDF"/>
                    <w:p w14:paraId="27BD5D38" w14:textId="77777777" w:rsidR="002F443C" w:rsidRPr="0078743F" w:rsidRDefault="002F443C" w:rsidP="00807DDF">
                      <w:pPr>
                        <w:pStyle w:val="Quote"/>
                      </w:pPr>
                    </w:p>
                  </w:txbxContent>
                </v:textbox>
              </v:shape>
            </w:pict>
          </mc:Fallback>
        </mc:AlternateContent>
      </w:r>
    </w:p>
    <w:p w14:paraId="468515E3" w14:textId="1FFD9A6A" w:rsidR="00807DDF" w:rsidRDefault="00807DDF" w:rsidP="00427465">
      <w:pPr>
        <w:widowControl w:val="0"/>
        <w:autoSpaceDE w:val="0"/>
        <w:autoSpaceDN w:val="0"/>
        <w:adjustRightInd w:val="0"/>
        <w:spacing w:after="0" w:line="286" w:lineRule="auto"/>
        <w:ind w:left="116" w:right="172"/>
        <w:rPr>
          <w:rFonts w:cs="Times New Roman"/>
          <w:szCs w:val="24"/>
        </w:rPr>
      </w:pPr>
    </w:p>
    <w:p w14:paraId="5173AB60" w14:textId="77777777" w:rsidR="00E950D2" w:rsidRPr="00117630" w:rsidRDefault="00E950D2" w:rsidP="00117630">
      <w:pPr>
        <w:pStyle w:val="chapter"/>
      </w:pPr>
      <w:bookmarkStart w:id="59" w:name="_Toc57981366"/>
      <w:r w:rsidRPr="00117630">
        <w:lastRenderedPageBreak/>
        <w:t>Chapter 4</w:t>
      </w:r>
      <w:bookmarkEnd w:id="59"/>
    </w:p>
    <w:p w14:paraId="5D8251BF" w14:textId="2F72DBE9" w:rsidR="00E950D2" w:rsidRPr="00492899" w:rsidRDefault="00C4410C" w:rsidP="00E950D2">
      <w:pPr>
        <w:pStyle w:val="Heading1"/>
      </w:pPr>
      <w:bookmarkStart w:id="60" w:name="_Toc57981367"/>
      <w:r w:rsidRPr="00492899">
        <w:t>SYSTEM DEVELOPMENT</w:t>
      </w:r>
      <w:bookmarkEnd w:id="60"/>
    </w:p>
    <w:p w14:paraId="6B86FE5A" w14:textId="77777777" w:rsidR="00E950D2" w:rsidRDefault="00E950D2" w:rsidP="00E950D2">
      <w:pPr>
        <w:pStyle w:val="Heading2"/>
      </w:pPr>
      <w:bookmarkStart w:id="61" w:name="_Toc57981368"/>
      <w:r>
        <w:t>Introduction</w:t>
      </w:r>
      <w:bookmarkEnd w:id="61"/>
    </w:p>
    <w:p w14:paraId="34D8A71A" w14:textId="7903FC56" w:rsidR="00E950D2" w:rsidRDefault="00E950D2" w:rsidP="00E950D2">
      <w:pPr>
        <w:rPr>
          <w:szCs w:val="24"/>
        </w:rPr>
      </w:pPr>
      <w:r>
        <w:rPr>
          <w:szCs w:val="24"/>
        </w:rPr>
        <w:t xml:space="preserve">This chapter will discuss about the </w:t>
      </w:r>
      <w:r>
        <w:rPr>
          <w:rStyle w:val="font1"/>
          <w:rFonts w:ascii="Times New Roman" w:hAnsi="Times New Roman"/>
          <w:bCs/>
          <w:sz w:val="24"/>
          <w:szCs w:val="24"/>
        </w:rPr>
        <w:t>system development of the proposed system</w:t>
      </w:r>
      <w:r>
        <w:rPr>
          <w:szCs w:val="24"/>
        </w:rPr>
        <w:t>. That will discuss through the</w:t>
      </w:r>
      <w:r w:rsidR="00285A68">
        <w:rPr>
          <w:szCs w:val="24"/>
        </w:rPr>
        <w:t xml:space="preserve"> technologies,</w:t>
      </w:r>
      <w:r>
        <w:rPr>
          <w:szCs w:val="24"/>
        </w:rPr>
        <w:t xml:space="preserve"> </w:t>
      </w:r>
      <w:r w:rsidR="00836AD2">
        <w:rPr>
          <w:rStyle w:val="font1"/>
          <w:rFonts w:ascii="Times New Roman" w:hAnsi="Times New Roman"/>
          <w:bCs/>
          <w:sz w:val="24"/>
          <w:szCs w:val="24"/>
        </w:rPr>
        <w:t>UI, DB</w:t>
      </w:r>
      <w:r w:rsidR="00F77D97">
        <w:rPr>
          <w:rStyle w:val="font1"/>
          <w:rFonts w:ascii="Times New Roman" w:hAnsi="Times New Roman"/>
          <w:bCs/>
          <w:sz w:val="24"/>
          <w:szCs w:val="24"/>
        </w:rPr>
        <w:t xml:space="preserve">, </w:t>
      </w:r>
      <w:r w:rsidR="00285A68">
        <w:rPr>
          <w:rStyle w:val="font1"/>
          <w:rFonts w:ascii="Times New Roman" w:hAnsi="Times New Roman"/>
          <w:bCs/>
          <w:sz w:val="24"/>
          <w:szCs w:val="24"/>
        </w:rPr>
        <w:t xml:space="preserve">and how the proposed system was developed. </w:t>
      </w:r>
    </w:p>
    <w:p w14:paraId="768F5334" w14:textId="77777777" w:rsidR="00E950D2" w:rsidRDefault="00E950D2" w:rsidP="00E950D2">
      <w:pPr>
        <w:pStyle w:val="Heading2"/>
      </w:pPr>
      <w:bookmarkStart w:id="62" w:name="_Toc57981369"/>
      <w:r>
        <w:t>Database Implementation</w:t>
      </w:r>
      <w:bookmarkEnd w:id="62"/>
    </w:p>
    <w:p w14:paraId="7377EC05" w14:textId="1FFE4628" w:rsidR="00427465" w:rsidRDefault="00EC6147" w:rsidP="001503F4">
      <w:pPr>
        <w:widowControl w:val="0"/>
        <w:autoSpaceDE w:val="0"/>
        <w:autoSpaceDN w:val="0"/>
        <w:adjustRightInd w:val="0"/>
        <w:spacing w:after="0" w:line="286" w:lineRule="auto"/>
        <w:ind w:left="116" w:right="172"/>
        <w:rPr>
          <w:bCs/>
          <w:szCs w:val="24"/>
        </w:rPr>
      </w:pPr>
      <w:r>
        <w:rPr>
          <w:bCs/>
          <w:szCs w:val="24"/>
        </w:rPr>
        <w:t xml:space="preserve">The database was implemented by using the </w:t>
      </w:r>
      <w:r w:rsidR="001503F4">
        <w:rPr>
          <w:bCs/>
          <w:szCs w:val="24"/>
        </w:rPr>
        <w:t xml:space="preserve">Google </w:t>
      </w:r>
      <w:r>
        <w:rPr>
          <w:bCs/>
          <w:szCs w:val="24"/>
        </w:rPr>
        <w:t>Firebase technology which is the most suitable real-time database for the</w:t>
      </w:r>
      <w:r w:rsidR="001503F4">
        <w:rPr>
          <w:bCs/>
          <w:szCs w:val="24"/>
        </w:rPr>
        <w:t xml:space="preserve"> android</w:t>
      </w:r>
      <w:r>
        <w:rPr>
          <w:bCs/>
          <w:szCs w:val="24"/>
        </w:rPr>
        <w:t xml:space="preserve"> mobile apps. The tables are arranged by hard</w:t>
      </w:r>
      <w:r w:rsidR="001503F4">
        <w:rPr>
          <w:bCs/>
          <w:szCs w:val="24"/>
        </w:rPr>
        <w:t>-</w:t>
      </w:r>
      <w:r>
        <w:rPr>
          <w:bCs/>
          <w:szCs w:val="24"/>
        </w:rPr>
        <w:t>coding</w:t>
      </w:r>
      <w:r w:rsidR="001503F4">
        <w:rPr>
          <w:bCs/>
          <w:szCs w:val="24"/>
        </w:rPr>
        <w:t xml:space="preserve"> other than the drawing tables,</w:t>
      </w:r>
      <w:r>
        <w:rPr>
          <w:bCs/>
          <w:szCs w:val="24"/>
        </w:rPr>
        <w:t xml:space="preserve"> using the android studio and the generated data sends to the </w:t>
      </w:r>
      <w:r w:rsidR="001503F4">
        <w:rPr>
          <w:bCs/>
          <w:szCs w:val="24"/>
        </w:rPr>
        <w:t>data at real-time.</w:t>
      </w:r>
    </w:p>
    <w:p w14:paraId="78D62CE4" w14:textId="4B852827" w:rsidR="00AF6A40" w:rsidRDefault="00AF6A40" w:rsidP="001503F4">
      <w:pPr>
        <w:widowControl w:val="0"/>
        <w:autoSpaceDE w:val="0"/>
        <w:autoSpaceDN w:val="0"/>
        <w:adjustRightInd w:val="0"/>
        <w:spacing w:after="0" w:line="286" w:lineRule="auto"/>
        <w:ind w:left="116" w:right="172"/>
        <w:rPr>
          <w:bCs/>
          <w:szCs w:val="24"/>
        </w:rPr>
      </w:pPr>
    </w:p>
    <w:p w14:paraId="4E624DCA" w14:textId="77777777" w:rsidR="00AF6A40" w:rsidRDefault="00AF6A40" w:rsidP="001503F4">
      <w:pPr>
        <w:widowControl w:val="0"/>
        <w:autoSpaceDE w:val="0"/>
        <w:autoSpaceDN w:val="0"/>
        <w:adjustRightInd w:val="0"/>
        <w:spacing w:after="0" w:line="286" w:lineRule="auto"/>
        <w:ind w:left="116" w:right="172"/>
        <w:rPr>
          <w:rFonts w:cs="Times New Roman"/>
          <w:noProof/>
          <w:szCs w:val="24"/>
        </w:rPr>
      </w:pPr>
    </w:p>
    <w:p w14:paraId="5AA67F04" w14:textId="77777777" w:rsidR="00427465" w:rsidRPr="001503F4" w:rsidRDefault="001503F4" w:rsidP="001503F4">
      <w:pPr>
        <w:pStyle w:val="Heading3"/>
      </w:pPr>
      <w:bookmarkStart w:id="63" w:name="_Toc57981370"/>
      <w:r>
        <w:t>Tables</w:t>
      </w:r>
      <w:bookmarkEnd w:id="63"/>
      <w:r>
        <w:tab/>
      </w:r>
    </w:p>
    <w:p w14:paraId="40639864" w14:textId="77777777" w:rsidR="00427465" w:rsidRDefault="00EC6147" w:rsidP="00C02271">
      <w:pPr>
        <w:widowControl w:val="0"/>
        <w:autoSpaceDE w:val="0"/>
        <w:autoSpaceDN w:val="0"/>
        <w:adjustRightInd w:val="0"/>
        <w:spacing w:after="0" w:line="286" w:lineRule="auto"/>
        <w:ind w:left="116" w:right="172"/>
        <w:rPr>
          <w:rFonts w:cs="Times New Roman"/>
          <w:szCs w:val="24"/>
        </w:rPr>
      </w:pPr>
      <w:r>
        <w:rPr>
          <w:rFonts w:cs="Times New Roman"/>
          <w:noProof/>
          <w:szCs w:val="24"/>
          <w:lang w:bidi="ar-SA"/>
        </w:rPr>
        <w:drawing>
          <wp:inline distT="0" distB="0" distL="0" distR="0" wp14:anchorId="0BE049FA" wp14:editId="1912072E">
            <wp:extent cx="5438140" cy="4333875"/>
            <wp:effectExtent l="19050" t="1905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14" cy="4349554"/>
                    </a:xfrm>
                    <a:prstGeom prst="rect">
                      <a:avLst/>
                    </a:prstGeom>
                    <a:noFill/>
                    <a:ln>
                      <a:solidFill>
                        <a:schemeClr val="tx1"/>
                      </a:solidFill>
                    </a:ln>
                  </pic:spPr>
                </pic:pic>
              </a:graphicData>
            </a:graphic>
          </wp:inline>
        </w:drawing>
      </w:r>
    </w:p>
    <w:p w14:paraId="47DA094C" w14:textId="56206067" w:rsidR="00427465" w:rsidRDefault="005E3BBB" w:rsidP="00C02271">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62848" behindDoc="0" locked="0" layoutInCell="1" allowOverlap="1" wp14:anchorId="5168C74D" wp14:editId="4B4FF96B">
                <wp:simplePos x="0" y="0"/>
                <wp:positionH relativeFrom="column">
                  <wp:posOffset>-234315</wp:posOffset>
                </wp:positionH>
                <wp:positionV relativeFrom="paragraph">
                  <wp:posOffset>234315</wp:posOffset>
                </wp:positionV>
                <wp:extent cx="6076950" cy="389890"/>
                <wp:effectExtent l="0" t="0" r="0" b="0"/>
                <wp:wrapNone/>
                <wp:docPr id="3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0BEE5DB7" w14:textId="77777777" w:rsidR="002F443C" w:rsidRPr="0078743F" w:rsidRDefault="002F443C" w:rsidP="0078743F">
                            <w:pPr>
                              <w:pStyle w:val="Quote"/>
                            </w:pPr>
                            <w:bookmarkStart w:id="64" w:name="_Toc56248800"/>
                            <w:bookmarkStart w:id="65" w:name="_Toc56249455"/>
                            <w:r w:rsidRPr="0078743F">
                              <w:t xml:space="preserve">Figure </w:t>
                            </w:r>
                            <w:fldSimple w:instr=" STYLEREF 1 \s ">
                              <w:r w:rsidRPr="0078743F">
                                <w:t>4</w:t>
                              </w:r>
                            </w:fldSimple>
                            <w:r w:rsidRPr="0078743F">
                              <w:t>.2.1.</w:t>
                            </w:r>
                            <w:fldSimple w:instr=" SEQ Figure \* ARABIC \s 1 ">
                              <w:r w:rsidRPr="0078743F">
                                <w:t>1</w:t>
                              </w:r>
                            </w:fldSimple>
                            <w:r w:rsidRPr="0078743F">
                              <w:t xml:space="preserve"> -Table of registered buses and bus Locations</w:t>
                            </w:r>
                            <w:bookmarkEnd w:id="64"/>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68C74D" id="Text Box 72" o:spid="_x0000_s1040" type="#_x0000_t202" style="position:absolute;left:0;text-align:left;margin-left:-18.45pt;margin-top:18.45pt;width:478.5pt;height:30.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" stroked="f">
                <v:textbox style="mso-fit-shape-to-text:t" inset="0,0,0,0">
                  <w:txbxContent>
                    <w:p w14:paraId="0BEE5DB7" w14:textId="77777777" w:rsidR="002F443C" w:rsidRPr="0078743F" w:rsidRDefault="002F443C" w:rsidP="0078743F">
                      <w:pPr>
                        <w:pStyle w:val="Quote"/>
                      </w:pPr>
                      <w:bookmarkStart w:id="66" w:name="_Toc56248800"/>
                      <w:bookmarkStart w:id="67" w:name="_Toc56249455"/>
                      <w:r w:rsidRPr="0078743F">
                        <w:t xml:space="preserve">Figure </w:t>
                      </w:r>
                      <w:fldSimple w:instr=" STYLEREF 1 \s ">
                        <w:r w:rsidRPr="0078743F">
                          <w:t>4</w:t>
                        </w:r>
                      </w:fldSimple>
                      <w:r w:rsidRPr="0078743F">
                        <w:t>.2.1.</w:t>
                      </w:r>
                      <w:fldSimple w:instr=" SEQ Figure \* ARABIC \s 1 ">
                        <w:r w:rsidRPr="0078743F">
                          <w:t>1</w:t>
                        </w:r>
                      </w:fldSimple>
                      <w:r w:rsidRPr="0078743F">
                        <w:t xml:space="preserve"> -Table of registered buses and bus Locations</w:t>
                      </w:r>
                      <w:bookmarkEnd w:id="66"/>
                      <w:bookmarkEnd w:id="67"/>
                    </w:p>
                  </w:txbxContent>
                </v:textbox>
              </v:shape>
            </w:pict>
          </mc:Fallback>
        </mc:AlternateContent>
      </w:r>
    </w:p>
    <w:p w14:paraId="12A381B4" w14:textId="77777777" w:rsidR="00427465" w:rsidRDefault="00427465" w:rsidP="00C02271">
      <w:pPr>
        <w:widowControl w:val="0"/>
        <w:autoSpaceDE w:val="0"/>
        <w:autoSpaceDN w:val="0"/>
        <w:adjustRightInd w:val="0"/>
        <w:spacing w:after="0" w:line="286" w:lineRule="auto"/>
        <w:ind w:left="116" w:right="172"/>
        <w:rPr>
          <w:rFonts w:cs="Times New Roman"/>
          <w:szCs w:val="24"/>
        </w:rPr>
      </w:pPr>
    </w:p>
    <w:p w14:paraId="25B388BF" w14:textId="77777777" w:rsidR="00427465" w:rsidRDefault="00427465" w:rsidP="00C02271">
      <w:pPr>
        <w:widowControl w:val="0"/>
        <w:autoSpaceDE w:val="0"/>
        <w:autoSpaceDN w:val="0"/>
        <w:adjustRightInd w:val="0"/>
        <w:spacing w:after="0" w:line="286" w:lineRule="auto"/>
        <w:ind w:left="116" w:right="172"/>
        <w:rPr>
          <w:rFonts w:cs="Times New Roman"/>
          <w:szCs w:val="24"/>
        </w:rPr>
      </w:pPr>
    </w:p>
    <w:p w14:paraId="7391BD42" w14:textId="77777777" w:rsidR="00427465" w:rsidRDefault="00427465" w:rsidP="00C02271">
      <w:pPr>
        <w:widowControl w:val="0"/>
        <w:autoSpaceDE w:val="0"/>
        <w:autoSpaceDN w:val="0"/>
        <w:adjustRightInd w:val="0"/>
        <w:spacing w:after="0" w:line="286" w:lineRule="auto"/>
        <w:ind w:left="116" w:right="172"/>
        <w:rPr>
          <w:rFonts w:cs="Times New Roman"/>
          <w:szCs w:val="24"/>
        </w:rPr>
      </w:pPr>
    </w:p>
    <w:p w14:paraId="39167DD2" w14:textId="77777777" w:rsidR="00427465" w:rsidRDefault="00427465" w:rsidP="00C02271">
      <w:pPr>
        <w:widowControl w:val="0"/>
        <w:autoSpaceDE w:val="0"/>
        <w:autoSpaceDN w:val="0"/>
        <w:adjustRightInd w:val="0"/>
        <w:spacing w:after="0" w:line="286" w:lineRule="auto"/>
        <w:ind w:left="116" w:right="172"/>
        <w:rPr>
          <w:rFonts w:cs="Times New Roman"/>
          <w:szCs w:val="24"/>
        </w:rPr>
      </w:pPr>
    </w:p>
    <w:p w14:paraId="2EE5AA0C" w14:textId="033616BA" w:rsidR="00427465" w:rsidRDefault="00427465" w:rsidP="00C02271">
      <w:pPr>
        <w:widowControl w:val="0"/>
        <w:autoSpaceDE w:val="0"/>
        <w:autoSpaceDN w:val="0"/>
        <w:adjustRightInd w:val="0"/>
        <w:spacing w:after="0" w:line="286" w:lineRule="auto"/>
        <w:ind w:left="116" w:right="172"/>
        <w:rPr>
          <w:rFonts w:cs="Times New Roman"/>
          <w:szCs w:val="24"/>
        </w:rPr>
      </w:pPr>
    </w:p>
    <w:p w14:paraId="4D12897A" w14:textId="5B30F818" w:rsidR="00AF6A40" w:rsidRDefault="00AF6A40" w:rsidP="00C02271">
      <w:pPr>
        <w:widowControl w:val="0"/>
        <w:autoSpaceDE w:val="0"/>
        <w:autoSpaceDN w:val="0"/>
        <w:adjustRightInd w:val="0"/>
        <w:spacing w:after="0" w:line="286" w:lineRule="auto"/>
        <w:ind w:left="116" w:right="172"/>
        <w:rPr>
          <w:rFonts w:cs="Times New Roman"/>
          <w:szCs w:val="24"/>
        </w:rPr>
      </w:pPr>
    </w:p>
    <w:p w14:paraId="6D5491A9" w14:textId="6064E150" w:rsidR="00AF6A40" w:rsidRDefault="00AF6A40" w:rsidP="00C02271">
      <w:pPr>
        <w:widowControl w:val="0"/>
        <w:autoSpaceDE w:val="0"/>
        <w:autoSpaceDN w:val="0"/>
        <w:adjustRightInd w:val="0"/>
        <w:spacing w:after="0" w:line="286" w:lineRule="auto"/>
        <w:ind w:left="116" w:right="172"/>
        <w:rPr>
          <w:rFonts w:cs="Times New Roman"/>
          <w:szCs w:val="24"/>
        </w:rPr>
      </w:pPr>
    </w:p>
    <w:p w14:paraId="60E72EE1" w14:textId="77777777" w:rsidR="00AF6A40" w:rsidRDefault="00AF6A40" w:rsidP="00C02271">
      <w:pPr>
        <w:widowControl w:val="0"/>
        <w:autoSpaceDE w:val="0"/>
        <w:autoSpaceDN w:val="0"/>
        <w:adjustRightInd w:val="0"/>
        <w:spacing w:after="0" w:line="286" w:lineRule="auto"/>
        <w:ind w:left="116" w:right="172"/>
        <w:rPr>
          <w:rFonts w:cs="Times New Roman"/>
          <w:szCs w:val="24"/>
        </w:rPr>
      </w:pPr>
    </w:p>
    <w:p w14:paraId="3BB95026" w14:textId="05D411C5" w:rsidR="00427465" w:rsidRDefault="00AF6A40" w:rsidP="008E4E41">
      <w:pPr>
        <w:widowControl w:val="0"/>
        <w:tabs>
          <w:tab w:val="left" w:pos="1635"/>
        </w:tabs>
        <w:autoSpaceDE w:val="0"/>
        <w:autoSpaceDN w:val="0"/>
        <w:adjustRightInd w:val="0"/>
        <w:spacing w:after="0" w:line="286" w:lineRule="auto"/>
        <w:ind w:left="116" w:right="172"/>
        <w:rPr>
          <w:rFonts w:cs="Times New Roman"/>
          <w:szCs w:val="24"/>
        </w:rPr>
      </w:pPr>
      <w:r>
        <w:rPr>
          <w:rFonts w:cs="Times New Roman"/>
          <w:noProof/>
          <w:szCs w:val="24"/>
          <w:lang w:bidi="ar-SA"/>
        </w:rPr>
        <w:drawing>
          <wp:anchor distT="0" distB="0" distL="114300" distR="114300" simplePos="0" relativeHeight="251643904" behindDoc="1" locked="0" layoutInCell="1" allowOverlap="1" wp14:anchorId="5455EBCA" wp14:editId="6DDD0A40">
            <wp:simplePos x="0" y="0"/>
            <wp:positionH relativeFrom="margin">
              <wp:posOffset>57785</wp:posOffset>
            </wp:positionH>
            <wp:positionV relativeFrom="paragraph">
              <wp:posOffset>19301</wp:posOffset>
            </wp:positionV>
            <wp:extent cx="5524500" cy="3867150"/>
            <wp:effectExtent l="19050" t="19050" r="19050" b="19050"/>
            <wp:wrapTight wrapText="bothSides">
              <wp:wrapPolygon edited="0">
                <wp:start x="-74" y="-106"/>
                <wp:lineTo x="-74" y="21600"/>
                <wp:lineTo x="21600" y="21600"/>
                <wp:lineTo x="21600" y="-106"/>
                <wp:lineTo x="-74" y="-10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867150"/>
                    </a:xfrm>
                    <a:prstGeom prst="rect">
                      <a:avLst/>
                    </a:prstGeom>
                    <a:noFill/>
                    <a:ln>
                      <a:solidFill>
                        <a:schemeClr val="tx1"/>
                      </a:solidFill>
                    </a:ln>
                  </pic:spPr>
                </pic:pic>
              </a:graphicData>
            </a:graphic>
          </wp:anchor>
        </w:drawing>
      </w:r>
      <w:r w:rsidR="008E4E41">
        <w:rPr>
          <w:rFonts w:cs="Times New Roman"/>
          <w:szCs w:val="24"/>
        </w:rPr>
        <w:tab/>
      </w:r>
      <w:r>
        <w:rPr>
          <w:rFonts w:cs="Times New Roman"/>
          <w:noProof/>
          <w:szCs w:val="24"/>
        </w:rPr>
        <mc:AlternateContent>
          <mc:Choice Requires="wps">
            <w:drawing>
              <wp:anchor distT="0" distB="0" distL="114300" distR="114300" simplePos="0" relativeHeight="251683328" behindDoc="0" locked="0" layoutInCell="1" allowOverlap="1" wp14:anchorId="33BA59FB" wp14:editId="0F1ABA7E">
                <wp:simplePos x="0" y="0"/>
                <wp:positionH relativeFrom="column">
                  <wp:posOffset>0</wp:posOffset>
                </wp:positionH>
                <wp:positionV relativeFrom="paragraph">
                  <wp:posOffset>4030345</wp:posOffset>
                </wp:positionV>
                <wp:extent cx="6076950" cy="389890"/>
                <wp:effectExtent l="0" t="0" r="0" b="0"/>
                <wp:wrapNone/>
                <wp:docPr id="3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05B82E47" w14:textId="77777777" w:rsidR="00AF6A40" w:rsidRPr="0078743F" w:rsidRDefault="00AF6A40" w:rsidP="00AF6A40">
                            <w:pPr>
                              <w:pStyle w:val="Quote"/>
                            </w:pPr>
                            <w:r w:rsidRPr="0078743F">
                              <w:t xml:space="preserve">Figure </w:t>
                            </w:r>
                            <w:r>
                              <w:fldChar w:fldCharType="begin"/>
                            </w:r>
                            <w:r>
                              <w:instrText xml:space="preserve"> STYLEREF 1 \s </w:instrText>
                            </w:r>
                            <w:r>
                              <w:fldChar w:fldCharType="separate"/>
                            </w:r>
                            <w:r w:rsidRPr="0078743F">
                              <w:t>4</w:t>
                            </w:r>
                            <w:r>
                              <w:fldChar w:fldCharType="end"/>
                            </w:r>
                            <w:r w:rsidRPr="0078743F">
                              <w:t>.2.1.2 - Table of registered Users and booking request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BA59FB" id="Text Box 73" o:spid="_x0000_s1041" type="#_x0000_t202" style="position:absolute;left:0;text-align:left;margin-left:0;margin-top:317.35pt;width:478.5pt;height:30.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" stroked="f">
                <v:textbox style="mso-fit-shape-to-text:t" inset="0,0,0,0">
                  <w:txbxContent>
                    <w:p w14:paraId="05B82E47" w14:textId="77777777" w:rsidR="00AF6A40" w:rsidRPr="0078743F" w:rsidRDefault="00AF6A40" w:rsidP="00AF6A40">
                      <w:pPr>
                        <w:pStyle w:val="Quote"/>
                      </w:pPr>
                      <w:r w:rsidRPr="0078743F">
                        <w:t xml:space="preserve">Figure </w:t>
                      </w:r>
                      <w:r>
                        <w:fldChar w:fldCharType="begin"/>
                      </w:r>
                      <w:r>
                        <w:instrText xml:space="preserve"> STYLEREF 1 \s </w:instrText>
                      </w:r>
                      <w:r>
                        <w:fldChar w:fldCharType="separate"/>
                      </w:r>
                      <w:r w:rsidRPr="0078743F">
                        <w:t>4</w:t>
                      </w:r>
                      <w:r>
                        <w:fldChar w:fldCharType="end"/>
                      </w:r>
                      <w:r w:rsidRPr="0078743F">
                        <w:t>.2.1.2 - Table of registered Users and booking request</w:t>
                      </w:r>
                    </w:p>
                  </w:txbxContent>
                </v:textbox>
              </v:shape>
            </w:pict>
          </mc:Fallback>
        </mc:AlternateContent>
      </w:r>
    </w:p>
    <w:p w14:paraId="4F4487B6" w14:textId="2A86546F" w:rsidR="00427465" w:rsidRDefault="00427465" w:rsidP="00C02271">
      <w:pPr>
        <w:widowControl w:val="0"/>
        <w:autoSpaceDE w:val="0"/>
        <w:autoSpaceDN w:val="0"/>
        <w:adjustRightInd w:val="0"/>
        <w:spacing w:after="0" w:line="286" w:lineRule="auto"/>
        <w:ind w:left="116" w:right="172"/>
        <w:rPr>
          <w:rFonts w:cs="Times New Roman"/>
          <w:szCs w:val="24"/>
        </w:rPr>
      </w:pPr>
    </w:p>
    <w:p w14:paraId="13173D04" w14:textId="47912CC9" w:rsidR="00427465" w:rsidRDefault="00427465" w:rsidP="006A7358">
      <w:pPr>
        <w:widowControl w:val="0"/>
        <w:autoSpaceDE w:val="0"/>
        <w:autoSpaceDN w:val="0"/>
        <w:adjustRightInd w:val="0"/>
        <w:spacing w:after="0" w:line="286" w:lineRule="auto"/>
        <w:ind w:left="116" w:right="172"/>
        <w:rPr>
          <w:rFonts w:cs="Times New Roman"/>
          <w:szCs w:val="24"/>
        </w:rPr>
      </w:pPr>
    </w:p>
    <w:p w14:paraId="276FF037" w14:textId="6CCB916D" w:rsidR="00AF6A40" w:rsidRDefault="00AF6A40" w:rsidP="006A7358">
      <w:pPr>
        <w:widowControl w:val="0"/>
        <w:autoSpaceDE w:val="0"/>
        <w:autoSpaceDN w:val="0"/>
        <w:adjustRightInd w:val="0"/>
        <w:spacing w:after="0" w:line="286" w:lineRule="auto"/>
        <w:ind w:left="116" w:right="172"/>
        <w:rPr>
          <w:rFonts w:cs="Times New Roman"/>
          <w:szCs w:val="24"/>
        </w:rPr>
      </w:pPr>
    </w:p>
    <w:p w14:paraId="5897007A" w14:textId="33FA2828" w:rsidR="00AF6A40" w:rsidRDefault="00AF6A40" w:rsidP="006A7358">
      <w:pPr>
        <w:widowControl w:val="0"/>
        <w:autoSpaceDE w:val="0"/>
        <w:autoSpaceDN w:val="0"/>
        <w:adjustRightInd w:val="0"/>
        <w:spacing w:after="0" w:line="286" w:lineRule="auto"/>
        <w:ind w:left="116" w:right="172"/>
        <w:rPr>
          <w:rFonts w:cs="Times New Roman"/>
          <w:szCs w:val="24"/>
        </w:rPr>
      </w:pPr>
    </w:p>
    <w:p w14:paraId="1EE34639" w14:textId="1009BB52" w:rsidR="00AF6A40" w:rsidRDefault="00AF6A40" w:rsidP="006A7358">
      <w:pPr>
        <w:widowControl w:val="0"/>
        <w:autoSpaceDE w:val="0"/>
        <w:autoSpaceDN w:val="0"/>
        <w:adjustRightInd w:val="0"/>
        <w:spacing w:after="0" w:line="286" w:lineRule="auto"/>
        <w:ind w:left="116" w:right="172"/>
        <w:rPr>
          <w:rFonts w:cs="Times New Roman"/>
          <w:szCs w:val="24"/>
        </w:rPr>
      </w:pPr>
    </w:p>
    <w:p w14:paraId="6063FE9F" w14:textId="772BFEB0" w:rsidR="00AF6A40" w:rsidRDefault="00AF6A40" w:rsidP="006A7358">
      <w:pPr>
        <w:widowControl w:val="0"/>
        <w:autoSpaceDE w:val="0"/>
        <w:autoSpaceDN w:val="0"/>
        <w:adjustRightInd w:val="0"/>
        <w:spacing w:after="0" w:line="286" w:lineRule="auto"/>
        <w:ind w:left="116" w:right="172"/>
        <w:rPr>
          <w:rFonts w:cs="Times New Roman"/>
          <w:szCs w:val="24"/>
        </w:rPr>
      </w:pPr>
    </w:p>
    <w:p w14:paraId="6DD69979" w14:textId="5CCABAC1" w:rsidR="00AF6A40" w:rsidRDefault="00AF6A40" w:rsidP="006A7358">
      <w:pPr>
        <w:widowControl w:val="0"/>
        <w:autoSpaceDE w:val="0"/>
        <w:autoSpaceDN w:val="0"/>
        <w:adjustRightInd w:val="0"/>
        <w:spacing w:after="0" w:line="286" w:lineRule="auto"/>
        <w:ind w:left="116" w:right="172"/>
        <w:rPr>
          <w:rFonts w:cs="Times New Roman"/>
          <w:szCs w:val="24"/>
        </w:rPr>
      </w:pPr>
    </w:p>
    <w:p w14:paraId="686B6B6E" w14:textId="7C055BAF" w:rsidR="00AF6A40" w:rsidRDefault="00AF6A40" w:rsidP="006A7358">
      <w:pPr>
        <w:widowControl w:val="0"/>
        <w:autoSpaceDE w:val="0"/>
        <w:autoSpaceDN w:val="0"/>
        <w:adjustRightInd w:val="0"/>
        <w:spacing w:after="0" w:line="286" w:lineRule="auto"/>
        <w:ind w:left="116" w:right="172"/>
        <w:rPr>
          <w:rFonts w:cs="Times New Roman"/>
          <w:szCs w:val="24"/>
        </w:rPr>
      </w:pPr>
    </w:p>
    <w:p w14:paraId="749B4B06" w14:textId="049A082A" w:rsidR="00AF6A40" w:rsidRDefault="00AF6A40" w:rsidP="006A7358">
      <w:pPr>
        <w:widowControl w:val="0"/>
        <w:autoSpaceDE w:val="0"/>
        <w:autoSpaceDN w:val="0"/>
        <w:adjustRightInd w:val="0"/>
        <w:spacing w:after="0" w:line="286" w:lineRule="auto"/>
        <w:ind w:left="116" w:right="172"/>
        <w:rPr>
          <w:rFonts w:cs="Times New Roman"/>
          <w:szCs w:val="24"/>
        </w:rPr>
      </w:pPr>
    </w:p>
    <w:p w14:paraId="2437E4CA" w14:textId="0F50CF56" w:rsidR="00AF6A40" w:rsidRDefault="00AF6A40" w:rsidP="006A7358">
      <w:pPr>
        <w:widowControl w:val="0"/>
        <w:autoSpaceDE w:val="0"/>
        <w:autoSpaceDN w:val="0"/>
        <w:adjustRightInd w:val="0"/>
        <w:spacing w:after="0" w:line="286" w:lineRule="auto"/>
        <w:ind w:left="116" w:right="172"/>
        <w:rPr>
          <w:rFonts w:cs="Times New Roman"/>
          <w:szCs w:val="24"/>
        </w:rPr>
      </w:pPr>
    </w:p>
    <w:p w14:paraId="2A2EC154" w14:textId="77777777" w:rsidR="00AF6A40" w:rsidRDefault="00AF6A40" w:rsidP="006A7358">
      <w:pPr>
        <w:widowControl w:val="0"/>
        <w:autoSpaceDE w:val="0"/>
        <w:autoSpaceDN w:val="0"/>
        <w:adjustRightInd w:val="0"/>
        <w:spacing w:after="0" w:line="286" w:lineRule="auto"/>
        <w:ind w:left="116" w:right="172"/>
        <w:rPr>
          <w:rFonts w:cs="Times New Roman"/>
          <w:szCs w:val="24"/>
        </w:rPr>
      </w:pPr>
    </w:p>
    <w:p w14:paraId="58F77296" w14:textId="77777777" w:rsidR="00AF6A40" w:rsidRDefault="00AF6A40" w:rsidP="00C02271">
      <w:pPr>
        <w:widowControl w:val="0"/>
        <w:autoSpaceDE w:val="0"/>
        <w:autoSpaceDN w:val="0"/>
        <w:adjustRightInd w:val="0"/>
        <w:spacing w:after="0" w:line="286" w:lineRule="auto"/>
        <w:ind w:left="116" w:right="172"/>
        <w:rPr>
          <w:rFonts w:cs="Times New Roman"/>
          <w:szCs w:val="24"/>
        </w:rPr>
      </w:pPr>
    </w:p>
    <w:p w14:paraId="5051CC97" w14:textId="6D228ED3" w:rsidR="00AF6A40" w:rsidRDefault="00AF6A40" w:rsidP="00C02271">
      <w:pPr>
        <w:widowControl w:val="0"/>
        <w:autoSpaceDE w:val="0"/>
        <w:autoSpaceDN w:val="0"/>
        <w:adjustRightInd w:val="0"/>
        <w:spacing w:after="0" w:line="286" w:lineRule="auto"/>
        <w:ind w:left="116" w:right="172"/>
        <w:rPr>
          <w:rFonts w:cs="Times New Roman"/>
          <w:szCs w:val="24"/>
        </w:rPr>
      </w:pPr>
    </w:p>
    <w:p w14:paraId="61CE29EA" w14:textId="3D2ADA30" w:rsidR="00AF6A40" w:rsidRDefault="00AF6A40" w:rsidP="00C02271">
      <w:pPr>
        <w:widowControl w:val="0"/>
        <w:autoSpaceDE w:val="0"/>
        <w:autoSpaceDN w:val="0"/>
        <w:adjustRightInd w:val="0"/>
        <w:spacing w:after="0" w:line="286" w:lineRule="auto"/>
        <w:ind w:left="116" w:right="172"/>
        <w:rPr>
          <w:rFonts w:cs="Times New Roman"/>
          <w:szCs w:val="24"/>
        </w:rPr>
      </w:pPr>
    </w:p>
    <w:p w14:paraId="300137A8" w14:textId="39C1082A" w:rsidR="00AF6A40" w:rsidRDefault="00AF6A40" w:rsidP="00C02271">
      <w:pPr>
        <w:widowControl w:val="0"/>
        <w:autoSpaceDE w:val="0"/>
        <w:autoSpaceDN w:val="0"/>
        <w:adjustRightInd w:val="0"/>
        <w:spacing w:after="0" w:line="286" w:lineRule="auto"/>
        <w:ind w:left="116" w:right="172"/>
        <w:rPr>
          <w:rFonts w:cs="Times New Roman"/>
          <w:szCs w:val="24"/>
        </w:rPr>
      </w:pPr>
    </w:p>
    <w:p w14:paraId="3D630ED2" w14:textId="1C3C66C8" w:rsidR="00AF6A40" w:rsidRDefault="00AF6A40" w:rsidP="00C02271">
      <w:pPr>
        <w:widowControl w:val="0"/>
        <w:autoSpaceDE w:val="0"/>
        <w:autoSpaceDN w:val="0"/>
        <w:adjustRightInd w:val="0"/>
        <w:spacing w:after="0" w:line="286" w:lineRule="auto"/>
        <w:ind w:left="116" w:right="172"/>
        <w:rPr>
          <w:rFonts w:cs="Times New Roman"/>
          <w:szCs w:val="24"/>
        </w:rPr>
      </w:pPr>
    </w:p>
    <w:p w14:paraId="543FCDFD" w14:textId="2ECE39C1" w:rsidR="00AF6A40" w:rsidRDefault="00AF6A40" w:rsidP="00C02271">
      <w:pPr>
        <w:widowControl w:val="0"/>
        <w:autoSpaceDE w:val="0"/>
        <w:autoSpaceDN w:val="0"/>
        <w:adjustRightInd w:val="0"/>
        <w:spacing w:after="0" w:line="286" w:lineRule="auto"/>
        <w:ind w:left="116" w:right="172"/>
        <w:rPr>
          <w:rFonts w:cs="Times New Roman"/>
          <w:szCs w:val="24"/>
        </w:rPr>
      </w:pPr>
    </w:p>
    <w:p w14:paraId="388A6898" w14:textId="30DB7400" w:rsidR="00AF6A40" w:rsidRDefault="00AF6A40" w:rsidP="00C02271">
      <w:pPr>
        <w:widowControl w:val="0"/>
        <w:autoSpaceDE w:val="0"/>
        <w:autoSpaceDN w:val="0"/>
        <w:adjustRightInd w:val="0"/>
        <w:spacing w:after="0" w:line="286" w:lineRule="auto"/>
        <w:ind w:left="116" w:right="172"/>
        <w:rPr>
          <w:rFonts w:cs="Times New Roman"/>
          <w:szCs w:val="24"/>
        </w:rPr>
      </w:pPr>
    </w:p>
    <w:p w14:paraId="6DFDE33D" w14:textId="400380B0" w:rsidR="00AF6A40" w:rsidRDefault="00AF6A40" w:rsidP="00C02271">
      <w:pPr>
        <w:widowControl w:val="0"/>
        <w:autoSpaceDE w:val="0"/>
        <w:autoSpaceDN w:val="0"/>
        <w:adjustRightInd w:val="0"/>
        <w:spacing w:after="0" w:line="286" w:lineRule="auto"/>
        <w:ind w:left="116" w:right="172"/>
        <w:rPr>
          <w:rFonts w:cs="Times New Roman"/>
          <w:szCs w:val="24"/>
        </w:rPr>
      </w:pPr>
    </w:p>
    <w:p w14:paraId="616CBE92" w14:textId="23D7D0B1" w:rsidR="00AF6A40" w:rsidRDefault="00AF6A40" w:rsidP="00C02271">
      <w:pPr>
        <w:widowControl w:val="0"/>
        <w:autoSpaceDE w:val="0"/>
        <w:autoSpaceDN w:val="0"/>
        <w:adjustRightInd w:val="0"/>
        <w:spacing w:after="0" w:line="286" w:lineRule="auto"/>
        <w:ind w:left="116" w:right="172"/>
        <w:rPr>
          <w:rFonts w:cs="Times New Roman"/>
          <w:szCs w:val="24"/>
        </w:rPr>
      </w:pPr>
    </w:p>
    <w:p w14:paraId="296DCE20" w14:textId="74896176" w:rsidR="00AF6A40" w:rsidRDefault="00AF6A40" w:rsidP="00C02271">
      <w:pPr>
        <w:widowControl w:val="0"/>
        <w:autoSpaceDE w:val="0"/>
        <w:autoSpaceDN w:val="0"/>
        <w:adjustRightInd w:val="0"/>
        <w:spacing w:after="0" w:line="286" w:lineRule="auto"/>
        <w:ind w:left="116" w:right="172"/>
        <w:rPr>
          <w:rFonts w:cs="Times New Roman"/>
          <w:szCs w:val="24"/>
        </w:rPr>
      </w:pPr>
    </w:p>
    <w:p w14:paraId="39E045D7" w14:textId="69C2A32B" w:rsidR="00AF6A40" w:rsidRDefault="00AF6A40" w:rsidP="00C02271">
      <w:pPr>
        <w:widowControl w:val="0"/>
        <w:autoSpaceDE w:val="0"/>
        <w:autoSpaceDN w:val="0"/>
        <w:adjustRightInd w:val="0"/>
        <w:spacing w:after="0" w:line="286" w:lineRule="auto"/>
        <w:ind w:left="116" w:right="172"/>
        <w:rPr>
          <w:rFonts w:cs="Times New Roman"/>
          <w:szCs w:val="24"/>
        </w:rPr>
      </w:pPr>
    </w:p>
    <w:p w14:paraId="6AFA91BE" w14:textId="77777777" w:rsidR="00AF6A40" w:rsidRDefault="00AF6A40" w:rsidP="00C02271">
      <w:pPr>
        <w:widowControl w:val="0"/>
        <w:autoSpaceDE w:val="0"/>
        <w:autoSpaceDN w:val="0"/>
        <w:adjustRightInd w:val="0"/>
        <w:spacing w:after="0" w:line="286" w:lineRule="auto"/>
        <w:ind w:left="116" w:right="172"/>
        <w:rPr>
          <w:rFonts w:cs="Times New Roman"/>
          <w:szCs w:val="24"/>
        </w:rPr>
      </w:pPr>
    </w:p>
    <w:p w14:paraId="2AF7E5C2" w14:textId="77777777" w:rsidR="00AF6A40" w:rsidRDefault="00AF6A40" w:rsidP="00C02271">
      <w:pPr>
        <w:widowControl w:val="0"/>
        <w:autoSpaceDE w:val="0"/>
        <w:autoSpaceDN w:val="0"/>
        <w:adjustRightInd w:val="0"/>
        <w:spacing w:after="0" w:line="286" w:lineRule="auto"/>
        <w:ind w:left="116" w:right="172"/>
        <w:rPr>
          <w:rFonts w:cs="Times New Roman"/>
          <w:szCs w:val="24"/>
        </w:rPr>
      </w:pPr>
    </w:p>
    <w:p w14:paraId="7D8C8B81" w14:textId="27F3D57C" w:rsidR="00427465" w:rsidRDefault="00AF6A40" w:rsidP="00C02271">
      <w:pPr>
        <w:widowControl w:val="0"/>
        <w:autoSpaceDE w:val="0"/>
        <w:autoSpaceDN w:val="0"/>
        <w:adjustRightInd w:val="0"/>
        <w:spacing w:after="0" w:line="286" w:lineRule="auto"/>
        <w:ind w:left="116" w:right="172"/>
        <w:rPr>
          <w:rFonts w:cs="Times New Roman"/>
          <w:szCs w:val="24"/>
        </w:rPr>
      </w:pPr>
      <w:r>
        <w:rPr>
          <w:rFonts w:cs="Times New Roman"/>
          <w:noProof/>
          <w:szCs w:val="24"/>
          <w:lang w:bidi="ar-SA"/>
        </w:rPr>
        <w:drawing>
          <wp:anchor distT="0" distB="0" distL="114300" distR="114300" simplePos="0" relativeHeight="251654144" behindDoc="1" locked="0" layoutInCell="1" allowOverlap="1" wp14:anchorId="5C98B381" wp14:editId="7F2CF2E6">
            <wp:simplePos x="0" y="0"/>
            <wp:positionH relativeFrom="page">
              <wp:align>center</wp:align>
            </wp:positionH>
            <wp:positionV relativeFrom="paragraph">
              <wp:posOffset>250102</wp:posOffset>
            </wp:positionV>
            <wp:extent cx="5593715" cy="2882265"/>
            <wp:effectExtent l="19050" t="19050" r="26035" b="13335"/>
            <wp:wrapTight wrapText="bothSides">
              <wp:wrapPolygon edited="0">
                <wp:start x="-74" y="-143"/>
                <wp:lineTo x="-74" y="21557"/>
                <wp:lineTo x="21627" y="21557"/>
                <wp:lineTo x="21627" y="-143"/>
                <wp:lineTo x="-74" y="-143"/>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5593715" cy="2882265"/>
                    </a:xfrm>
                    <a:prstGeom prst="rect">
                      <a:avLst/>
                    </a:prstGeom>
                    <a:ln>
                      <a:solidFill>
                        <a:schemeClr val="tx1"/>
                      </a:solidFill>
                    </a:ln>
                  </pic:spPr>
                </pic:pic>
              </a:graphicData>
            </a:graphic>
          </wp:anchor>
        </w:drawing>
      </w:r>
    </w:p>
    <w:p w14:paraId="13D0D7E4" w14:textId="7C7620A4" w:rsidR="00E950D2" w:rsidRDefault="00E950D2" w:rsidP="00C02271">
      <w:pPr>
        <w:widowControl w:val="0"/>
        <w:autoSpaceDE w:val="0"/>
        <w:autoSpaceDN w:val="0"/>
        <w:adjustRightInd w:val="0"/>
        <w:spacing w:after="0" w:line="286" w:lineRule="auto"/>
        <w:ind w:left="116" w:right="172"/>
        <w:rPr>
          <w:rFonts w:cs="Times New Roman"/>
          <w:szCs w:val="24"/>
        </w:rPr>
      </w:pPr>
    </w:p>
    <w:p w14:paraId="4DF6FB67" w14:textId="5E66C514" w:rsidR="00E950D2" w:rsidRDefault="00AF6A40" w:rsidP="00C02271">
      <w:pPr>
        <w:widowControl w:val="0"/>
        <w:autoSpaceDE w:val="0"/>
        <w:autoSpaceDN w:val="0"/>
        <w:adjustRightInd w:val="0"/>
        <w:spacing w:after="0" w:line="286" w:lineRule="auto"/>
        <w:ind w:left="116" w:right="172"/>
        <w:rPr>
          <w:rFonts w:cs="Times New Roman"/>
          <w:szCs w:val="24"/>
        </w:rPr>
      </w:pPr>
      <w:r>
        <w:rPr>
          <w:rFonts w:cs="Times New Roman"/>
          <w:noProof/>
          <w:szCs w:val="24"/>
        </w:rPr>
        <mc:AlternateContent>
          <mc:Choice Requires="wps">
            <w:drawing>
              <wp:anchor distT="0" distB="0" distL="114300" distR="114300" simplePos="0" relativeHeight="251685376" behindDoc="0" locked="0" layoutInCell="1" allowOverlap="1" wp14:anchorId="55D173BA" wp14:editId="27A3877A">
                <wp:simplePos x="0" y="0"/>
                <wp:positionH relativeFrom="margin">
                  <wp:align>center</wp:align>
                </wp:positionH>
                <wp:positionV relativeFrom="paragraph">
                  <wp:posOffset>105750</wp:posOffset>
                </wp:positionV>
                <wp:extent cx="6076950" cy="389890"/>
                <wp:effectExtent l="0" t="0" r="0" b="0"/>
                <wp:wrapNone/>
                <wp:docPr id="3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270B1DC9" w14:textId="77777777" w:rsidR="00AF6A40" w:rsidRPr="0078743F" w:rsidRDefault="00AF6A40" w:rsidP="00AF6A40">
                            <w:pPr>
                              <w:pStyle w:val="Quote"/>
                            </w:pPr>
                            <w:r w:rsidRPr="0078743F">
                              <w:t xml:space="preserve">Figure </w:t>
                            </w:r>
                            <w:r>
                              <w:fldChar w:fldCharType="begin"/>
                            </w:r>
                            <w:r>
                              <w:instrText xml:space="preserve"> STYLEREF 1 \s </w:instrText>
                            </w:r>
                            <w:r>
                              <w:fldChar w:fldCharType="separate"/>
                            </w:r>
                            <w:r w:rsidRPr="0078743F">
                              <w:t>4</w:t>
                            </w:r>
                            <w:r>
                              <w:fldChar w:fldCharType="end"/>
                            </w:r>
                            <w:r w:rsidRPr="0078743F">
                              <w:t xml:space="preserve">.2.1.3 - Table of registered Users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D173BA" id="Text Box 74" o:spid="_x0000_s1042" type="#_x0000_t202" style="position:absolute;left:0;text-align:left;margin-left:0;margin-top:8.35pt;width:478.5pt;height:30.7pt;z-index:25168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" stroked="f">
                <v:textbox style="mso-fit-shape-to-text:t" inset="0,0,0,0">
                  <w:txbxContent>
                    <w:p w14:paraId="270B1DC9" w14:textId="77777777" w:rsidR="00AF6A40" w:rsidRPr="0078743F" w:rsidRDefault="00AF6A40" w:rsidP="00AF6A40">
                      <w:pPr>
                        <w:pStyle w:val="Quote"/>
                      </w:pPr>
                      <w:r w:rsidRPr="0078743F">
                        <w:t xml:space="preserve">Figure </w:t>
                      </w:r>
                      <w:r>
                        <w:fldChar w:fldCharType="begin"/>
                      </w:r>
                      <w:r>
                        <w:instrText xml:space="preserve"> STYLEREF 1 \s </w:instrText>
                      </w:r>
                      <w:r>
                        <w:fldChar w:fldCharType="separate"/>
                      </w:r>
                      <w:r w:rsidRPr="0078743F">
                        <w:t>4</w:t>
                      </w:r>
                      <w:r>
                        <w:fldChar w:fldCharType="end"/>
                      </w:r>
                      <w:r w:rsidRPr="0078743F">
                        <w:t xml:space="preserve">.2.1.3 - Table of registered Users </w:t>
                      </w:r>
                    </w:p>
                  </w:txbxContent>
                </v:textbox>
                <w10:wrap anchorx="margin"/>
              </v:shape>
            </w:pict>
          </mc:Fallback>
        </mc:AlternateContent>
      </w:r>
    </w:p>
    <w:p w14:paraId="17177364" w14:textId="41B18FF2" w:rsidR="00E950D2" w:rsidRDefault="00E950D2" w:rsidP="00C02271">
      <w:pPr>
        <w:widowControl w:val="0"/>
        <w:autoSpaceDE w:val="0"/>
        <w:autoSpaceDN w:val="0"/>
        <w:adjustRightInd w:val="0"/>
        <w:spacing w:after="0" w:line="286" w:lineRule="auto"/>
        <w:ind w:left="116" w:right="172"/>
        <w:rPr>
          <w:rFonts w:cs="Times New Roman"/>
          <w:szCs w:val="24"/>
        </w:rPr>
      </w:pPr>
    </w:p>
    <w:p w14:paraId="79B2760D" w14:textId="710C9DA8" w:rsidR="001503F4" w:rsidRDefault="001503F4" w:rsidP="00C02271">
      <w:pPr>
        <w:widowControl w:val="0"/>
        <w:autoSpaceDE w:val="0"/>
        <w:autoSpaceDN w:val="0"/>
        <w:adjustRightInd w:val="0"/>
        <w:spacing w:after="0" w:line="286" w:lineRule="auto"/>
        <w:ind w:left="116" w:right="172"/>
        <w:rPr>
          <w:rFonts w:cs="Times New Roman"/>
          <w:szCs w:val="24"/>
        </w:rPr>
      </w:pPr>
    </w:p>
    <w:p w14:paraId="4E67CFCD" w14:textId="6DD34E11" w:rsidR="001503F4" w:rsidRDefault="001503F4" w:rsidP="00C02271">
      <w:pPr>
        <w:widowControl w:val="0"/>
        <w:autoSpaceDE w:val="0"/>
        <w:autoSpaceDN w:val="0"/>
        <w:adjustRightInd w:val="0"/>
        <w:spacing w:after="0" w:line="286" w:lineRule="auto"/>
        <w:ind w:left="116" w:right="172"/>
        <w:rPr>
          <w:rFonts w:cs="Times New Roman"/>
          <w:szCs w:val="24"/>
        </w:rPr>
      </w:pPr>
    </w:p>
    <w:p w14:paraId="7F9BC7B5" w14:textId="709CD99B" w:rsidR="001503F4" w:rsidRDefault="00FC29C3" w:rsidP="001503F4">
      <w:pPr>
        <w:pStyle w:val="Heading3"/>
      </w:pPr>
      <w:bookmarkStart w:id="68" w:name="_Toc57981371"/>
      <w:r>
        <w:lastRenderedPageBreak/>
        <w:t>Android code sample for creating firebase</w:t>
      </w:r>
      <w:bookmarkEnd w:id="68"/>
    </w:p>
    <w:p w14:paraId="27C270AB" w14:textId="439DCD20" w:rsidR="00285A68" w:rsidRDefault="005E3BBB" w:rsidP="00FC29C3">
      <w:r>
        <w:rPr>
          <w:noProof/>
        </w:rPr>
        <mc:AlternateContent>
          <mc:Choice Requires="wps">
            <w:drawing>
              <wp:anchor distT="45720" distB="45720" distL="114300" distR="114300" simplePos="0" relativeHeight="251665920" behindDoc="0" locked="0" layoutInCell="1" allowOverlap="1" wp14:anchorId="525E738F" wp14:editId="4755DA20">
                <wp:simplePos x="0" y="0"/>
                <wp:positionH relativeFrom="column">
                  <wp:posOffset>-123825</wp:posOffset>
                </wp:positionH>
                <wp:positionV relativeFrom="paragraph">
                  <wp:posOffset>967105</wp:posOffset>
                </wp:positionV>
                <wp:extent cx="6313805" cy="5876290"/>
                <wp:effectExtent l="0" t="3810" r="254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805" cy="587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B58754A" w14:textId="77777777" w:rsidR="00576C85" w:rsidRDefault="002F443C" w:rsidP="00FC29C3">
                            <w:pPr>
                              <w:pStyle w:val="HTMLPreformatted"/>
                              <w:shd w:val="clear" w:color="auto" w:fill="FFFFFF"/>
                              <w:rPr>
                                <w:rFonts w:ascii="Source Code Pro Semibold" w:hAnsi="Source Code Pro Semibold"/>
                                <w:color w:val="000000"/>
                                <w:sz w:val="18"/>
                                <w:szCs w:val="18"/>
                              </w:rPr>
                            </w:pPr>
                            <w:r w:rsidRPr="00FC29C3">
                              <w:rPr>
                                <w:rFonts w:ascii="Source Code Pro Semibold" w:hAnsi="Source Code Pro Semibold"/>
                                <w:b/>
                                <w:bCs/>
                                <w:color w:val="000080"/>
                                <w:sz w:val="18"/>
                                <w:szCs w:val="18"/>
                              </w:rPr>
                              <w:t xml:space="preserve">public class </w:t>
                            </w:r>
                            <w:r w:rsidRPr="00FC29C3">
                              <w:rPr>
                                <w:rFonts w:ascii="Source Code Pro Semibold" w:hAnsi="Source Code Pro Semibold"/>
                                <w:color w:val="000000"/>
                                <w:sz w:val="18"/>
                                <w:szCs w:val="18"/>
                              </w:rPr>
                              <w:t>MyFirebase {</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FirebaseDatabase </w:t>
                            </w:r>
                            <w:r w:rsidRPr="00FC29C3">
                              <w:rPr>
                                <w:rFonts w:ascii="Source Code Pro Semibold" w:hAnsi="Source Code Pro Semibold"/>
                                <w:i/>
                                <w:iCs/>
                                <w:color w:val="660E7A"/>
                                <w:sz w:val="18"/>
                                <w:szCs w:val="18"/>
                              </w:rPr>
                              <w:t xml:space="preserve">firebaseDatabase </w:t>
                            </w:r>
                            <w:r w:rsidRPr="00FC29C3">
                              <w:rPr>
                                <w:rFonts w:ascii="Source Code Pro Semibold" w:hAnsi="Source Code Pro Semibold"/>
                                <w:color w:val="000000"/>
                                <w:sz w:val="18"/>
                                <w:szCs w:val="18"/>
                              </w:rPr>
                              <w:t>= FirebaseDatabase.</w:t>
                            </w:r>
                            <w:r w:rsidRPr="00FC29C3">
                              <w:rPr>
                                <w:rFonts w:ascii="Source Code Pro Semibold" w:hAnsi="Source Code Pro Semibold"/>
                                <w:i/>
                                <w:iCs/>
                                <w:color w:val="000000"/>
                                <w:sz w:val="18"/>
                                <w:szCs w:val="18"/>
                              </w:rPr>
                              <w:t>getInstance</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FirebaseAuth </w:t>
                            </w:r>
                            <w:r w:rsidRPr="00FC29C3">
                              <w:rPr>
                                <w:rFonts w:ascii="Source Code Pro Semibold" w:hAnsi="Source Code Pro Semibold"/>
                                <w:i/>
                                <w:iCs/>
                                <w:color w:val="660E7A"/>
                                <w:sz w:val="18"/>
                                <w:szCs w:val="18"/>
                              </w:rPr>
                              <w:t>auth</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p>
                          <w:p w14:paraId="63932251" w14:textId="733E6C7A" w:rsidR="00576C85" w:rsidRPr="00576C85" w:rsidRDefault="00576C85" w:rsidP="00FC29C3">
                            <w:pPr>
                              <w:pStyle w:val="HTMLPreformatted"/>
                              <w:shd w:val="clear" w:color="auto" w:fill="FFFFFF"/>
                              <w:rPr>
                                <w:rFonts w:ascii="Source Code Pro Semibold" w:hAnsi="Source Code Pro Semibold"/>
                                <w:i/>
                                <w:iCs/>
                                <w:color w:val="000000"/>
                              </w:rPr>
                            </w:pPr>
                            <w:r w:rsidRPr="00576C85">
                              <w:rPr>
                                <w:rFonts w:ascii="Source Code Pro Semibold" w:hAnsi="Source Code Pro Semibold"/>
                                <w:i/>
                                <w:iCs/>
                                <w:color w:val="000000"/>
                              </w:rPr>
                              <w:t>// create tables of the firebase</w:t>
                            </w:r>
                          </w:p>
                          <w:p w14:paraId="1134166F" w14:textId="78A8174F" w:rsidR="002F443C" w:rsidRPr="00FC29C3" w:rsidRDefault="002F443C" w:rsidP="00FC29C3">
                            <w:pPr>
                              <w:pStyle w:val="HTMLPreformatted"/>
                              <w:shd w:val="clear" w:color="auto" w:fill="FFFFFF"/>
                              <w:rPr>
                                <w:rFonts w:ascii="Source Code Pro Semibold" w:hAnsi="Source Code Pro Semibold"/>
                                <w:color w:val="000000"/>
                                <w:sz w:val="18"/>
                                <w:szCs w:val="18"/>
                              </w:rPr>
                            </w:pP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tableUsers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"users"</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tableBuses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"buses"</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tableBusLocation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"busLocation"</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tableSeatRequest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"seatRequest"</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i/>
                                <w:iCs/>
                                <w:color w:val="808080"/>
                                <w:sz w:val="18"/>
                                <w:szCs w:val="18"/>
                              </w:rPr>
                              <w:br/>
                            </w:r>
                            <w:r w:rsidRPr="00FC29C3">
                              <w:rPr>
                                <w:rFonts w:ascii="Source Code Pro Semibold" w:hAnsi="Source Code Pro Semibold"/>
                                <w:i/>
                                <w:iCs/>
                                <w:color w:val="80808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writeNewUser(User user)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String userId = user.</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tableUsers</w:t>
                            </w:r>
                            <w:r w:rsidRPr="00FC29C3">
                              <w:rPr>
                                <w:rFonts w:ascii="Source Code Pro Semibold" w:hAnsi="Source Code Pro Semibold"/>
                                <w:color w:val="000000"/>
                                <w:sz w:val="18"/>
                                <w:szCs w:val="18"/>
                              </w:rPr>
                              <w:t>).child(userId).setValue(user);</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writeNewBus(Bus bus)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bus.</w:t>
                            </w:r>
                            <w:r w:rsidRPr="00FC29C3">
                              <w:rPr>
                                <w:rFonts w:ascii="Source Code Pro Semibold" w:hAnsi="Source Code Pro Semibold"/>
                                <w:b/>
                                <w:bCs/>
                                <w:color w:val="660E7A"/>
                                <w:sz w:val="18"/>
                                <w:szCs w:val="18"/>
                              </w:rPr>
                              <w:t xml:space="preserve">id </w:t>
                            </w:r>
                            <w:r w:rsidRPr="00FC29C3">
                              <w:rPr>
                                <w:rFonts w:ascii="Source Code Pro Semibold" w:hAnsi="Source Code Pro Semibold"/>
                                <w:color w:val="000000"/>
                                <w:sz w:val="18"/>
                                <w:szCs w:val="18"/>
                              </w:rPr>
                              <w:t>= mDatabase.push().getKey();</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tableBuses</w:t>
                            </w:r>
                            <w:r w:rsidRPr="00FC29C3">
                              <w:rPr>
                                <w:rFonts w:ascii="Source Code Pro Semibold" w:hAnsi="Source Code Pro Semibold"/>
                                <w:color w:val="000000"/>
                                <w:sz w:val="18"/>
                                <w:szCs w:val="18"/>
                              </w:rPr>
                              <w:t>).child(bus.</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).setValue(bus);</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writeBusLocation(BusLocation busLocation)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tableBusLocation</w:t>
                            </w:r>
                            <w:r w:rsidRPr="00FC29C3">
                              <w:rPr>
                                <w:rFonts w:ascii="Source Code Pro Semibold" w:hAnsi="Source Code Pro Semibold"/>
                                <w:color w:val="000000"/>
                                <w:sz w:val="18"/>
                                <w:szCs w:val="18"/>
                              </w:rPr>
                              <w:t>).child(busLocation.</w:t>
                            </w:r>
                            <w:r w:rsidRPr="00FC29C3">
                              <w:rPr>
                                <w:rFonts w:ascii="Source Code Pro Semibold" w:hAnsi="Source Code Pro Semibold"/>
                                <w:b/>
                                <w:bCs/>
                                <w:color w:val="660E7A"/>
                                <w:sz w:val="18"/>
                                <w:szCs w:val="18"/>
                              </w:rPr>
                              <w:t>driverId</w:t>
                            </w:r>
                            <w:r w:rsidRPr="00FC29C3">
                              <w:rPr>
                                <w:rFonts w:ascii="Source Code Pro Semibold" w:hAnsi="Source Code Pro Semibold"/>
                                <w:color w:val="000000"/>
                                <w:sz w:val="18"/>
                                <w:szCs w:val="18"/>
                              </w:rPr>
                              <w:t>).setValue(busLocation);</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writeSeatRequest(SeatRequest seatRequest)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seatRequest.</w:t>
                            </w:r>
                            <w:r w:rsidRPr="00FC29C3">
                              <w:rPr>
                                <w:rFonts w:ascii="Source Code Pro Semibold" w:hAnsi="Source Code Pro Semibold"/>
                                <w:b/>
                                <w:bCs/>
                                <w:color w:val="660E7A"/>
                                <w:sz w:val="18"/>
                                <w:szCs w:val="18"/>
                              </w:rPr>
                              <w:t xml:space="preserve">id </w:t>
                            </w:r>
                            <w:r w:rsidRPr="00FC29C3">
                              <w:rPr>
                                <w:rFonts w:ascii="Source Code Pro Semibold" w:hAnsi="Source Code Pro Semibold"/>
                                <w:color w:val="000000"/>
                                <w:sz w:val="18"/>
                                <w:szCs w:val="18"/>
                              </w:rPr>
                              <w:t>= mDatabase.push().getKey();</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tableSeatRequest</w:t>
                            </w:r>
                            <w:r w:rsidRPr="00FC29C3">
                              <w:rPr>
                                <w:rFonts w:ascii="Source Code Pro Semibold" w:hAnsi="Source Code Pro Semibold"/>
                                <w:color w:val="000000"/>
                                <w:sz w:val="18"/>
                                <w:szCs w:val="18"/>
                              </w:rPr>
                              <w:t>).child(seatRequest.</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).setValue(seatRequest);</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updateSeatRequest(SeatRequest seatRequest)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tableSeatRequest</w:t>
                            </w:r>
                            <w:r w:rsidRPr="00FC29C3">
                              <w:rPr>
                                <w:rFonts w:ascii="Source Code Pro Semibold" w:hAnsi="Source Code Pro Semibold"/>
                                <w:color w:val="000000"/>
                                <w:sz w:val="18"/>
                                <w:szCs w:val="18"/>
                              </w:rPr>
                              <w:t>).child(seatRequest.</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).setValue(seatRequest);</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t>}</w:t>
                            </w:r>
                          </w:p>
                          <w:p w14:paraId="164D58C0" w14:textId="77777777" w:rsidR="002F443C" w:rsidRPr="00FC29C3" w:rsidRDefault="002F443C">
                            <w:pPr>
                              <w:rPr>
                                <w:sz w:val="18"/>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5E738F" id="Text Box 2" o:spid="_x0000_s1043" type="#_x0000_t202" style="position:absolute;left:0;text-align:left;margin-left:-9.75pt;margin-top:76.15pt;width:497.15pt;height:46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" filled="f" stroked="f" strokecolor="black [3213]">
                <v:textbox>
                  <w:txbxContent>
                    <w:p w14:paraId="0B58754A" w14:textId="77777777" w:rsidR="00576C85" w:rsidRDefault="002F443C" w:rsidP="00FC29C3">
                      <w:pPr>
                        <w:pStyle w:val="HTMLPreformatted"/>
                        <w:shd w:val="clear" w:color="auto" w:fill="FFFFFF"/>
                        <w:rPr>
                          <w:rFonts w:ascii="Source Code Pro Semibold" w:hAnsi="Source Code Pro Semibold"/>
                          <w:color w:val="000000"/>
                          <w:sz w:val="18"/>
                          <w:szCs w:val="18"/>
                        </w:rPr>
                      </w:pPr>
                      <w:r w:rsidRPr="00FC29C3">
                        <w:rPr>
                          <w:rFonts w:ascii="Source Code Pro Semibold" w:hAnsi="Source Code Pro Semibold"/>
                          <w:b/>
                          <w:bCs/>
                          <w:color w:val="000080"/>
                          <w:sz w:val="18"/>
                          <w:szCs w:val="18"/>
                        </w:rPr>
                        <w:t xml:space="preserve">public class </w:t>
                      </w:r>
                      <w:r w:rsidRPr="00FC29C3">
                        <w:rPr>
                          <w:rFonts w:ascii="Source Code Pro Semibold" w:hAnsi="Source Code Pro Semibold"/>
                          <w:color w:val="000000"/>
                          <w:sz w:val="18"/>
                          <w:szCs w:val="18"/>
                        </w:rPr>
                        <w:t>MyFirebase {</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FirebaseDatabase </w:t>
                      </w:r>
                      <w:r w:rsidRPr="00FC29C3">
                        <w:rPr>
                          <w:rFonts w:ascii="Source Code Pro Semibold" w:hAnsi="Source Code Pro Semibold"/>
                          <w:i/>
                          <w:iCs/>
                          <w:color w:val="660E7A"/>
                          <w:sz w:val="18"/>
                          <w:szCs w:val="18"/>
                        </w:rPr>
                        <w:t xml:space="preserve">firebaseDatabase </w:t>
                      </w:r>
                      <w:r w:rsidRPr="00FC29C3">
                        <w:rPr>
                          <w:rFonts w:ascii="Source Code Pro Semibold" w:hAnsi="Source Code Pro Semibold"/>
                          <w:color w:val="000000"/>
                          <w:sz w:val="18"/>
                          <w:szCs w:val="18"/>
                        </w:rPr>
                        <w:t>= FirebaseDatabase.</w:t>
                      </w:r>
                      <w:r w:rsidRPr="00FC29C3">
                        <w:rPr>
                          <w:rFonts w:ascii="Source Code Pro Semibold" w:hAnsi="Source Code Pro Semibold"/>
                          <w:i/>
                          <w:iCs/>
                          <w:color w:val="000000"/>
                          <w:sz w:val="18"/>
                          <w:szCs w:val="18"/>
                        </w:rPr>
                        <w:t>getInstance</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FirebaseAuth </w:t>
                      </w:r>
                      <w:r w:rsidRPr="00FC29C3">
                        <w:rPr>
                          <w:rFonts w:ascii="Source Code Pro Semibold" w:hAnsi="Source Code Pro Semibold"/>
                          <w:i/>
                          <w:iCs/>
                          <w:color w:val="660E7A"/>
                          <w:sz w:val="18"/>
                          <w:szCs w:val="18"/>
                        </w:rPr>
                        <w:t>auth</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p>
                    <w:p w14:paraId="63932251" w14:textId="733E6C7A" w:rsidR="00576C85" w:rsidRPr="00576C85" w:rsidRDefault="00576C85" w:rsidP="00FC29C3">
                      <w:pPr>
                        <w:pStyle w:val="HTMLPreformatted"/>
                        <w:shd w:val="clear" w:color="auto" w:fill="FFFFFF"/>
                        <w:rPr>
                          <w:rFonts w:ascii="Source Code Pro Semibold" w:hAnsi="Source Code Pro Semibold"/>
                          <w:i/>
                          <w:iCs/>
                          <w:color w:val="000000"/>
                        </w:rPr>
                      </w:pPr>
                      <w:r w:rsidRPr="00576C85">
                        <w:rPr>
                          <w:rFonts w:ascii="Source Code Pro Semibold" w:hAnsi="Source Code Pro Semibold"/>
                          <w:i/>
                          <w:iCs/>
                          <w:color w:val="000000"/>
                        </w:rPr>
                        <w:t>// create tables of the firebase</w:t>
                      </w:r>
                    </w:p>
                    <w:p w14:paraId="1134166F" w14:textId="78A8174F" w:rsidR="002F443C" w:rsidRPr="00FC29C3" w:rsidRDefault="002F443C" w:rsidP="00FC29C3">
                      <w:pPr>
                        <w:pStyle w:val="HTMLPreformatted"/>
                        <w:shd w:val="clear" w:color="auto" w:fill="FFFFFF"/>
                        <w:rPr>
                          <w:rFonts w:ascii="Source Code Pro Semibold" w:hAnsi="Source Code Pro Semibold"/>
                          <w:color w:val="000000"/>
                          <w:sz w:val="18"/>
                          <w:szCs w:val="18"/>
                        </w:rPr>
                      </w:pP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tableUsers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"users"</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tableBuses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"buses"</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tableBusLocation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"busLocation"</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w:t>
                      </w:r>
                      <w:r w:rsidRPr="00FC29C3">
                        <w:rPr>
                          <w:rFonts w:ascii="Source Code Pro Semibold" w:hAnsi="Source Code Pro Semibold"/>
                          <w:color w:val="000000"/>
                          <w:sz w:val="18"/>
                          <w:szCs w:val="18"/>
                        </w:rPr>
                        <w:t xml:space="preserve">String </w:t>
                      </w:r>
                      <w:r w:rsidRPr="00FC29C3">
                        <w:rPr>
                          <w:rFonts w:ascii="Source Code Pro Semibold" w:hAnsi="Source Code Pro Semibold"/>
                          <w:i/>
                          <w:iCs/>
                          <w:color w:val="660E7A"/>
                          <w:sz w:val="18"/>
                          <w:szCs w:val="18"/>
                        </w:rPr>
                        <w:t xml:space="preserve">tableSeatRequest </w:t>
                      </w:r>
                      <w:r w:rsidRPr="00FC29C3">
                        <w:rPr>
                          <w:rFonts w:ascii="Source Code Pro Semibold" w:hAnsi="Source Code Pro Semibold"/>
                          <w:color w:val="000000"/>
                          <w:sz w:val="18"/>
                          <w:szCs w:val="18"/>
                        </w:rPr>
                        <w:t xml:space="preserve">= </w:t>
                      </w:r>
                      <w:r w:rsidRPr="00FC29C3">
                        <w:rPr>
                          <w:rFonts w:ascii="Source Code Pro Semibold" w:hAnsi="Source Code Pro Semibold"/>
                          <w:b/>
                          <w:bCs/>
                          <w:color w:val="008000"/>
                          <w:sz w:val="18"/>
                          <w:szCs w:val="18"/>
                        </w:rPr>
                        <w:t>"seatRequest"</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r>
                      <w:r w:rsidRPr="00FC29C3">
                        <w:rPr>
                          <w:rFonts w:ascii="Source Code Pro Semibold" w:hAnsi="Source Code Pro Semibold"/>
                          <w:i/>
                          <w:iCs/>
                          <w:color w:val="808080"/>
                          <w:sz w:val="18"/>
                          <w:szCs w:val="18"/>
                        </w:rPr>
                        <w:br/>
                      </w:r>
                      <w:r w:rsidRPr="00FC29C3">
                        <w:rPr>
                          <w:rFonts w:ascii="Source Code Pro Semibold" w:hAnsi="Source Code Pro Semibold"/>
                          <w:i/>
                          <w:iCs/>
                          <w:color w:val="80808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writeNewUser(User user)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String userId = user.</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tableUsers</w:t>
                      </w:r>
                      <w:r w:rsidRPr="00FC29C3">
                        <w:rPr>
                          <w:rFonts w:ascii="Source Code Pro Semibold" w:hAnsi="Source Code Pro Semibold"/>
                          <w:color w:val="000000"/>
                          <w:sz w:val="18"/>
                          <w:szCs w:val="18"/>
                        </w:rPr>
                        <w:t>).child(userId).setValue(user);</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writeNewBus(Bus bus)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bus.</w:t>
                      </w:r>
                      <w:r w:rsidRPr="00FC29C3">
                        <w:rPr>
                          <w:rFonts w:ascii="Source Code Pro Semibold" w:hAnsi="Source Code Pro Semibold"/>
                          <w:b/>
                          <w:bCs/>
                          <w:color w:val="660E7A"/>
                          <w:sz w:val="18"/>
                          <w:szCs w:val="18"/>
                        </w:rPr>
                        <w:t xml:space="preserve">id </w:t>
                      </w:r>
                      <w:r w:rsidRPr="00FC29C3">
                        <w:rPr>
                          <w:rFonts w:ascii="Source Code Pro Semibold" w:hAnsi="Source Code Pro Semibold"/>
                          <w:color w:val="000000"/>
                          <w:sz w:val="18"/>
                          <w:szCs w:val="18"/>
                        </w:rPr>
                        <w:t>= mDatabase.push().getKey();</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tableBuses</w:t>
                      </w:r>
                      <w:r w:rsidRPr="00FC29C3">
                        <w:rPr>
                          <w:rFonts w:ascii="Source Code Pro Semibold" w:hAnsi="Source Code Pro Semibold"/>
                          <w:color w:val="000000"/>
                          <w:sz w:val="18"/>
                          <w:szCs w:val="18"/>
                        </w:rPr>
                        <w:t>).child(bus.</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).setValue(bus);</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writeBusLocation(BusLocation busLocation)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tableBusLocation</w:t>
                      </w:r>
                      <w:r w:rsidRPr="00FC29C3">
                        <w:rPr>
                          <w:rFonts w:ascii="Source Code Pro Semibold" w:hAnsi="Source Code Pro Semibold"/>
                          <w:color w:val="000000"/>
                          <w:sz w:val="18"/>
                          <w:szCs w:val="18"/>
                        </w:rPr>
                        <w:t>).child(busLocation.</w:t>
                      </w:r>
                      <w:r w:rsidRPr="00FC29C3">
                        <w:rPr>
                          <w:rFonts w:ascii="Source Code Pro Semibold" w:hAnsi="Source Code Pro Semibold"/>
                          <w:b/>
                          <w:bCs/>
                          <w:color w:val="660E7A"/>
                          <w:sz w:val="18"/>
                          <w:szCs w:val="18"/>
                        </w:rPr>
                        <w:t>driverId</w:t>
                      </w:r>
                      <w:r w:rsidRPr="00FC29C3">
                        <w:rPr>
                          <w:rFonts w:ascii="Source Code Pro Semibold" w:hAnsi="Source Code Pro Semibold"/>
                          <w:color w:val="000000"/>
                          <w:sz w:val="18"/>
                          <w:szCs w:val="18"/>
                        </w:rPr>
                        <w:t>).setValue(busLocation);</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writeSeatRequest(SeatRequest seatRequest)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seatRequest.</w:t>
                      </w:r>
                      <w:r w:rsidRPr="00FC29C3">
                        <w:rPr>
                          <w:rFonts w:ascii="Source Code Pro Semibold" w:hAnsi="Source Code Pro Semibold"/>
                          <w:b/>
                          <w:bCs/>
                          <w:color w:val="660E7A"/>
                          <w:sz w:val="18"/>
                          <w:szCs w:val="18"/>
                        </w:rPr>
                        <w:t xml:space="preserve">id </w:t>
                      </w:r>
                      <w:r w:rsidRPr="00FC29C3">
                        <w:rPr>
                          <w:rFonts w:ascii="Source Code Pro Semibold" w:hAnsi="Source Code Pro Semibold"/>
                          <w:color w:val="000000"/>
                          <w:sz w:val="18"/>
                          <w:szCs w:val="18"/>
                        </w:rPr>
                        <w:t>= mDatabase.push().getKey();</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tableSeatRequest</w:t>
                      </w:r>
                      <w:r w:rsidRPr="00FC29C3">
                        <w:rPr>
                          <w:rFonts w:ascii="Source Code Pro Semibold" w:hAnsi="Source Code Pro Semibold"/>
                          <w:color w:val="000000"/>
                          <w:sz w:val="18"/>
                          <w:szCs w:val="18"/>
                        </w:rPr>
                        <w:t>).child(seatRequest.</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).setValue(seatRequest);</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r>
                      <w:r w:rsidRPr="00FC29C3">
                        <w:rPr>
                          <w:rFonts w:ascii="Source Code Pro Semibold" w:hAnsi="Source Code Pro Semibold"/>
                          <w:color w:val="000000"/>
                          <w:sz w:val="18"/>
                          <w:szCs w:val="18"/>
                        </w:rPr>
                        <w:br/>
                      </w:r>
                      <w:r w:rsidRPr="00FC29C3">
                        <w:rPr>
                          <w:rFonts w:ascii="Source Code Pro Semibold" w:hAnsi="Source Code Pro Semibold"/>
                          <w:b/>
                          <w:bCs/>
                          <w:color w:val="000080"/>
                          <w:sz w:val="18"/>
                          <w:szCs w:val="18"/>
                        </w:rPr>
                        <w:t xml:space="preserve">public static void </w:t>
                      </w:r>
                      <w:r w:rsidRPr="00FC29C3">
                        <w:rPr>
                          <w:rFonts w:ascii="Source Code Pro Semibold" w:hAnsi="Source Code Pro Semibold"/>
                          <w:color w:val="000000"/>
                          <w:sz w:val="18"/>
                          <w:szCs w:val="18"/>
                        </w:rPr>
                        <w:t>updateSeatRequest(SeatRequest seatRequest) {</w:t>
                      </w:r>
                      <w:r w:rsidRPr="00FC29C3">
                        <w:rPr>
                          <w:rFonts w:ascii="Source Code Pro Semibold" w:hAnsi="Source Code Pro Semibold"/>
                          <w:color w:val="000000"/>
                          <w:sz w:val="18"/>
                          <w:szCs w:val="18"/>
                        </w:rPr>
                        <w:br/>
                        <w:t xml:space="preserve">        DatabaseReference mDatabase = </w:t>
                      </w:r>
                      <w:r w:rsidRPr="00FC29C3">
                        <w:rPr>
                          <w:rFonts w:ascii="Source Code Pro Semibold" w:hAnsi="Source Code Pro Semibold"/>
                          <w:i/>
                          <w:iCs/>
                          <w:color w:val="660E7A"/>
                          <w:sz w:val="18"/>
                          <w:szCs w:val="18"/>
                        </w:rPr>
                        <w:t>firebaseDatabase</w:t>
                      </w:r>
                      <w:r w:rsidRPr="00FC29C3">
                        <w:rPr>
                          <w:rFonts w:ascii="Source Code Pro Semibold" w:hAnsi="Source Code Pro Semibold"/>
                          <w:color w:val="000000"/>
                          <w:sz w:val="18"/>
                          <w:szCs w:val="18"/>
                        </w:rPr>
                        <w:t>.getReference();</w:t>
                      </w:r>
                      <w:r w:rsidRPr="00FC29C3">
                        <w:rPr>
                          <w:rFonts w:ascii="Source Code Pro Semibold" w:hAnsi="Source Code Pro Semibold"/>
                          <w:color w:val="000000"/>
                          <w:sz w:val="18"/>
                          <w:szCs w:val="18"/>
                        </w:rPr>
                        <w:br/>
                        <w:t xml:space="preserve">        mDatabase.child(</w:t>
                      </w:r>
                      <w:r w:rsidRPr="00FC29C3">
                        <w:rPr>
                          <w:rFonts w:ascii="Source Code Pro Semibold" w:hAnsi="Source Code Pro Semibold"/>
                          <w:i/>
                          <w:iCs/>
                          <w:color w:val="660E7A"/>
                          <w:sz w:val="18"/>
                          <w:szCs w:val="18"/>
                        </w:rPr>
                        <w:t>tableSeatRequest</w:t>
                      </w:r>
                      <w:r w:rsidRPr="00FC29C3">
                        <w:rPr>
                          <w:rFonts w:ascii="Source Code Pro Semibold" w:hAnsi="Source Code Pro Semibold"/>
                          <w:color w:val="000000"/>
                          <w:sz w:val="18"/>
                          <w:szCs w:val="18"/>
                        </w:rPr>
                        <w:t>).child(seatRequest.</w:t>
                      </w:r>
                      <w:r w:rsidRPr="00FC29C3">
                        <w:rPr>
                          <w:rFonts w:ascii="Source Code Pro Semibold" w:hAnsi="Source Code Pro Semibold"/>
                          <w:b/>
                          <w:bCs/>
                          <w:color w:val="660E7A"/>
                          <w:sz w:val="18"/>
                          <w:szCs w:val="18"/>
                        </w:rPr>
                        <w:t>id</w:t>
                      </w:r>
                      <w:r w:rsidRPr="00FC29C3">
                        <w:rPr>
                          <w:rFonts w:ascii="Source Code Pro Semibold" w:hAnsi="Source Code Pro Semibold"/>
                          <w:color w:val="000000"/>
                          <w:sz w:val="18"/>
                          <w:szCs w:val="18"/>
                        </w:rPr>
                        <w:t>).setValue(seatRequest);</w:t>
                      </w:r>
                      <w:r w:rsidRPr="00FC29C3">
                        <w:rPr>
                          <w:rFonts w:ascii="Source Code Pro Semibold" w:hAnsi="Source Code Pro Semibold"/>
                          <w:color w:val="000000"/>
                          <w:sz w:val="18"/>
                          <w:szCs w:val="18"/>
                        </w:rPr>
                        <w:br/>
                        <w:t xml:space="preserve">    }</w:t>
                      </w:r>
                      <w:r w:rsidRPr="00FC29C3">
                        <w:rPr>
                          <w:rFonts w:ascii="Source Code Pro Semibold" w:hAnsi="Source Code Pro Semibold"/>
                          <w:color w:val="000000"/>
                          <w:sz w:val="18"/>
                          <w:szCs w:val="18"/>
                        </w:rPr>
                        <w:br/>
                        <w:t>}</w:t>
                      </w:r>
                    </w:p>
                    <w:p w14:paraId="164D58C0" w14:textId="77777777" w:rsidR="002F443C" w:rsidRPr="00FC29C3" w:rsidRDefault="002F443C">
                      <w:pPr>
                        <w:rPr>
                          <w:sz w:val="18"/>
                          <w:szCs w:val="16"/>
                        </w:rPr>
                      </w:pPr>
                    </w:p>
                  </w:txbxContent>
                </v:textbox>
                <w10:wrap type="square"/>
              </v:shape>
            </w:pict>
          </mc:Fallback>
        </mc:AlternateContent>
      </w:r>
      <w:r w:rsidR="00285A68">
        <w:t>The database is a critical component of this system because Firebase used as the database.</w:t>
      </w:r>
      <w:r w:rsidR="00686A75">
        <w:t xml:space="preserve"> This is a real-time database, and the tables are created using the android coding. Tables updates when the data sent to the firebase.</w:t>
      </w:r>
    </w:p>
    <w:p w14:paraId="174BC557" w14:textId="3E80DFE4" w:rsidR="00F16E09" w:rsidRDefault="005E3BBB" w:rsidP="006A7358">
      <w:pPr>
        <w:widowControl w:val="0"/>
        <w:autoSpaceDE w:val="0"/>
        <w:autoSpaceDN w:val="0"/>
        <w:adjustRightInd w:val="0"/>
        <w:spacing w:after="0" w:line="286" w:lineRule="auto"/>
        <w:ind w:right="172"/>
        <w:rPr>
          <w:rFonts w:cs="Times New Roman"/>
          <w:szCs w:val="24"/>
        </w:rPr>
      </w:pPr>
      <w:r>
        <w:rPr>
          <w:noProof/>
        </w:rPr>
        <mc:AlternateContent>
          <mc:Choice Requires="wps">
            <w:drawing>
              <wp:anchor distT="0" distB="0" distL="114300" distR="114300" simplePos="0" relativeHeight="251666944" behindDoc="0" locked="0" layoutInCell="1" allowOverlap="1" wp14:anchorId="0C840A39" wp14:editId="6F983D9F">
                <wp:simplePos x="0" y="0"/>
                <wp:positionH relativeFrom="column">
                  <wp:posOffset>-236855</wp:posOffset>
                </wp:positionH>
                <wp:positionV relativeFrom="paragraph">
                  <wp:posOffset>6047740</wp:posOffset>
                </wp:positionV>
                <wp:extent cx="6076950" cy="389890"/>
                <wp:effectExtent l="0" t="0" r="0" b="0"/>
                <wp:wrapNone/>
                <wp:docPr id="3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6483FE9D" w14:textId="77777777" w:rsidR="002F443C" w:rsidRPr="002C1B67" w:rsidRDefault="002F443C" w:rsidP="0087729D">
                            <w:pPr>
                              <w:pStyle w:val="Quote"/>
                            </w:pPr>
                            <w:r w:rsidRPr="002C1B67">
                              <w:t xml:space="preserve">Figure </w:t>
                            </w:r>
                            <w:fldSimple w:instr=" STYLEREF 1 \s ">
                              <w:r>
                                <w:rPr>
                                  <w:noProof/>
                                </w:rPr>
                                <w:t>4</w:t>
                              </w:r>
                            </w:fldSimple>
                            <w:r>
                              <w:t xml:space="preserve">.2.2–Android code for create the database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840A39" id="Text Box 77" o:spid="_x0000_s1044" type="#_x0000_t202" style="position:absolute;left:0;text-align:left;margin-left:-18.65pt;margin-top:476.2pt;width:478.5pt;height:30.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" stroked="f">
                <v:textbox style="mso-fit-shape-to-text:t" inset="0,0,0,0">
                  <w:txbxContent>
                    <w:p w14:paraId="6483FE9D" w14:textId="77777777" w:rsidR="002F443C" w:rsidRPr="002C1B67" w:rsidRDefault="002F443C" w:rsidP="0087729D">
                      <w:pPr>
                        <w:pStyle w:val="Quote"/>
                      </w:pPr>
                      <w:r w:rsidRPr="002C1B67">
                        <w:t xml:space="preserve">Figure </w:t>
                      </w:r>
                      <w:fldSimple w:instr=" STYLEREF 1 \s ">
                        <w:r>
                          <w:rPr>
                            <w:noProof/>
                          </w:rPr>
                          <w:t>4</w:t>
                        </w:r>
                      </w:fldSimple>
                      <w:r>
                        <w:t xml:space="preserve">.2.2–Android code for create the database </w:t>
                      </w:r>
                    </w:p>
                  </w:txbxContent>
                </v:textbox>
              </v:shape>
            </w:pict>
          </mc:Fallback>
        </mc:AlternateContent>
      </w:r>
    </w:p>
    <w:p w14:paraId="2B48B453" w14:textId="193D9987" w:rsidR="00285A68" w:rsidRDefault="00285A68" w:rsidP="006A7358">
      <w:pPr>
        <w:widowControl w:val="0"/>
        <w:autoSpaceDE w:val="0"/>
        <w:autoSpaceDN w:val="0"/>
        <w:adjustRightInd w:val="0"/>
        <w:spacing w:after="0" w:line="286" w:lineRule="auto"/>
        <w:ind w:right="172"/>
        <w:rPr>
          <w:rFonts w:cs="Times New Roman"/>
          <w:szCs w:val="24"/>
        </w:rPr>
      </w:pPr>
    </w:p>
    <w:p w14:paraId="291ABBFB" w14:textId="5BE790E6" w:rsidR="00285A68" w:rsidRDefault="00285A68" w:rsidP="006A7358">
      <w:pPr>
        <w:widowControl w:val="0"/>
        <w:autoSpaceDE w:val="0"/>
        <w:autoSpaceDN w:val="0"/>
        <w:adjustRightInd w:val="0"/>
        <w:spacing w:after="0" w:line="286" w:lineRule="auto"/>
        <w:ind w:right="172"/>
        <w:rPr>
          <w:rFonts w:cs="Times New Roman"/>
          <w:szCs w:val="24"/>
        </w:rPr>
      </w:pPr>
    </w:p>
    <w:p w14:paraId="5DAEA67D" w14:textId="43B6C273" w:rsidR="00285A68" w:rsidRDefault="00285A68" w:rsidP="006A7358">
      <w:pPr>
        <w:widowControl w:val="0"/>
        <w:autoSpaceDE w:val="0"/>
        <w:autoSpaceDN w:val="0"/>
        <w:adjustRightInd w:val="0"/>
        <w:spacing w:after="0" w:line="286" w:lineRule="auto"/>
        <w:ind w:right="172"/>
        <w:rPr>
          <w:rFonts w:cs="Times New Roman"/>
          <w:szCs w:val="24"/>
        </w:rPr>
      </w:pPr>
    </w:p>
    <w:p w14:paraId="554EA0EC" w14:textId="77777777" w:rsidR="00686A75" w:rsidRDefault="00686A75" w:rsidP="006A7358">
      <w:pPr>
        <w:widowControl w:val="0"/>
        <w:autoSpaceDE w:val="0"/>
        <w:autoSpaceDN w:val="0"/>
        <w:adjustRightInd w:val="0"/>
        <w:spacing w:after="0" w:line="286" w:lineRule="auto"/>
        <w:ind w:right="172"/>
        <w:rPr>
          <w:rFonts w:cs="Times New Roman"/>
          <w:szCs w:val="24"/>
        </w:rPr>
      </w:pPr>
    </w:p>
    <w:p w14:paraId="78AEEA3E" w14:textId="77777777" w:rsidR="00285A68" w:rsidRDefault="00285A68" w:rsidP="006A7358">
      <w:pPr>
        <w:widowControl w:val="0"/>
        <w:autoSpaceDE w:val="0"/>
        <w:autoSpaceDN w:val="0"/>
        <w:adjustRightInd w:val="0"/>
        <w:spacing w:after="0" w:line="286" w:lineRule="auto"/>
        <w:ind w:right="172"/>
        <w:rPr>
          <w:rFonts w:cs="Times New Roman"/>
          <w:szCs w:val="24"/>
        </w:rPr>
      </w:pPr>
    </w:p>
    <w:p w14:paraId="50DE5C64" w14:textId="77777777" w:rsidR="00E950D2" w:rsidRDefault="00E950D2" w:rsidP="001F1D69">
      <w:pPr>
        <w:pStyle w:val="Heading2"/>
      </w:pPr>
      <w:bookmarkStart w:id="69" w:name="_Toc57981372"/>
      <w:r>
        <w:lastRenderedPageBreak/>
        <w:t>System Implementation</w:t>
      </w:r>
      <w:bookmarkEnd w:id="69"/>
    </w:p>
    <w:p w14:paraId="4E5D3052" w14:textId="50A74551" w:rsidR="001503F4" w:rsidRDefault="0087729D" w:rsidP="00285A68">
      <w:pPr>
        <w:ind w:left="576"/>
      </w:pPr>
      <w:r>
        <w:t xml:space="preserve">The </w:t>
      </w:r>
      <w:r w:rsidR="00D8735B">
        <w:t>passenger, driver</w:t>
      </w:r>
      <w:r>
        <w:t xml:space="preserve"> and the conductor use the android platform as the OS.</w:t>
      </w:r>
      <w:r w:rsidR="00D8735B">
        <w:t xml:space="preserve"> The UI, DB and all other implementation is done by using the Android Studio.</w:t>
      </w:r>
    </w:p>
    <w:p w14:paraId="513A46B1" w14:textId="60928127" w:rsidR="00686A75" w:rsidRDefault="0076614E" w:rsidP="00686A75">
      <w:pPr>
        <w:pStyle w:val="Heading3"/>
      </w:pPr>
      <w:bookmarkStart w:id="70" w:name="_Toc57981373"/>
      <w:r>
        <w:t>Signup Activity</w:t>
      </w:r>
      <w:r w:rsidR="005D2A35">
        <w:t xml:space="preserve"> android code</w:t>
      </w:r>
      <w:bookmarkEnd w:id="70"/>
    </w:p>
    <w:p w14:paraId="6F71A76E" w14:textId="77777777" w:rsidR="005D2A35" w:rsidRPr="005D2A35" w:rsidRDefault="005D2A35" w:rsidP="005D2A35"/>
    <w:p w14:paraId="3D99D51F" w14:textId="77777777" w:rsidR="00576C85" w:rsidRDefault="0076614E" w:rsidP="0076614E">
      <w:pPr>
        <w:pStyle w:val="HTMLPreformatted"/>
        <w:shd w:val="clear" w:color="auto" w:fill="FFFFFF"/>
        <w:rPr>
          <w:rFonts w:ascii="Source Code Pro Semibold" w:hAnsi="Source Code Pro Semibold"/>
          <w:color w:val="000000"/>
          <w:sz w:val="22"/>
          <w:szCs w:val="22"/>
        </w:rPr>
      </w:pPr>
      <w:r w:rsidRPr="0076614E">
        <w:rPr>
          <w:rFonts w:ascii="Source Code Pro Semibold" w:hAnsi="Source Code Pro Semibold"/>
          <w:b/>
          <w:bCs/>
          <w:color w:val="000080"/>
          <w:sz w:val="22"/>
          <w:szCs w:val="22"/>
        </w:rPr>
        <w:t xml:space="preserve">public class </w:t>
      </w:r>
      <w:r w:rsidRPr="0076614E">
        <w:rPr>
          <w:rFonts w:ascii="Source Code Pro Semibold" w:hAnsi="Source Code Pro Semibold"/>
          <w:color w:val="000000"/>
          <w:sz w:val="22"/>
          <w:szCs w:val="22"/>
        </w:rPr>
        <w:t xml:space="preserve">SignupActivity </w:t>
      </w:r>
      <w:r w:rsidRPr="0076614E">
        <w:rPr>
          <w:rFonts w:ascii="Source Code Pro Semibold" w:hAnsi="Source Code Pro Semibold"/>
          <w:b/>
          <w:bCs/>
          <w:color w:val="000080"/>
          <w:sz w:val="22"/>
          <w:szCs w:val="22"/>
        </w:rPr>
        <w:t xml:space="preserve">extends </w:t>
      </w:r>
      <w:r w:rsidRPr="0076614E">
        <w:rPr>
          <w:rFonts w:ascii="Source Code Pro Semibold" w:hAnsi="Source Code Pro Semibold"/>
          <w:color w:val="000000"/>
          <w:sz w:val="22"/>
          <w:szCs w:val="22"/>
        </w:rPr>
        <w:t>AppCompatActivity {</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private </w:t>
      </w:r>
      <w:r w:rsidRPr="0076614E">
        <w:rPr>
          <w:rFonts w:ascii="Source Code Pro Semibold" w:hAnsi="Source Code Pro Semibold"/>
          <w:color w:val="000000"/>
          <w:sz w:val="22"/>
          <w:szCs w:val="22"/>
        </w:rPr>
        <w:t xml:space="preserve">EditText </w:t>
      </w:r>
      <w:r w:rsidRPr="0076614E">
        <w:rPr>
          <w:rFonts w:ascii="Source Code Pro Semibold" w:hAnsi="Source Code Pro Semibold"/>
          <w:b/>
          <w:bCs/>
          <w:color w:val="660E7A"/>
          <w:sz w:val="22"/>
          <w:szCs w:val="22"/>
        </w:rPr>
        <w:t>etEmail</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660E7A"/>
          <w:sz w:val="22"/>
          <w:szCs w:val="22"/>
        </w:rPr>
        <w:t>etPassword</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660E7A"/>
          <w:sz w:val="22"/>
          <w:szCs w:val="22"/>
        </w:rPr>
        <w:t>etName</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660E7A"/>
          <w:sz w:val="22"/>
          <w:szCs w:val="22"/>
        </w:rPr>
        <w:t>etContactNumber</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private </w:t>
      </w:r>
      <w:r w:rsidRPr="0076614E">
        <w:rPr>
          <w:rFonts w:ascii="Source Code Pro Semibold" w:hAnsi="Source Code Pro Semibold"/>
          <w:color w:val="000000"/>
          <w:sz w:val="22"/>
          <w:szCs w:val="22"/>
        </w:rPr>
        <w:t xml:space="preserve">Button </w:t>
      </w:r>
      <w:r w:rsidRPr="0076614E">
        <w:rPr>
          <w:rFonts w:ascii="Source Code Pro Semibold" w:hAnsi="Source Code Pro Semibold"/>
          <w:b/>
          <w:bCs/>
          <w:color w:val="660E7A"/>
          <w:sz w:val="22"/>
          <w:szCs w:val="22"/>
        </w:rPr>
        <w:t>btnSignIn</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660E7A"/>
          <w:sz w:val="22"/>
          <w:szCs w:val="22"/>
        </w:rPr>
        <w:t>btnSignUp</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660E7A"/>
          <w:sz w:val="22"/>
          <w:szCs w:val="22"/>
        </w:rPr>
        <w:t>btnresetPassword</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private </w:t>
      </w:r>
      <w:r w:rsidRPr="0076614E">
        <w:rPr>
          <w:rFonts w:ascii="Source Code Pro Semibold" w:hAnsi="Source Code Pro Semibold"/>
          <w:color w:val="000000"/>
          <w:sz w:val="22"/>
          <w:szCs w:val="22"/>
        </w:rPr>
        <w:t xml:space="preserve">ProgressBar </w:t>
      </w:r>
      <w:r w:rsidRPr="0076614E">
        <w:rPr>
          <w:rFonts w:ascii="Source Code Pro Semibold" w:hAnsi="Source Code Pro Semibold"/>
          <w:b/>
          <w:bCs/>
          <w:color w:val="660E7A"/>
          <w:sz w:val="22"/>
          <w:szCs w:val="22"/>
        </w:rPr>
        <w:t>progressBar</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private </w:t>
      </w:r>
      <w:r w:rsidRPr="0076614E">
        <w:rPr>
          <w:rFonts w:ascii="Source Code Pro Semibold" w:hAnsi="Source Code Pro Semibold"/>
          <w:color w:val="000000"/>
          <w:sz w:val="22"/>
          <w:szCs w:val="22"/>
        </w:rPr>
        <w:t xml:space="preserve">FirebaseAuth </w:t>
      </w:r>
      <w:r w:rsidRPr="0076614E">
        <w:rPr>
          <w:rFonts w:ascii="Source Code Pro Semibold" w:hAnsi="Source Code Pro Semibold"/>
          <w:b/>
          <w:bCs/>
          <w:color w:val="660E7A"/>
          <w:sz w:val="22"/>
          <w:szCs w:val="22"/>
        </w:rPr>
        <w:t>auth</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ProgressDialog </w:t>
      </w:r>
      <w:r w:rsidRPr="0076614E">
        <w:rPr>
          <w:rFonts w:ascii="Source Code Pro Semibold" w:hAnsi="Source Code Pro Semibold"/>
          <w:b/>
          <w:bCs/>
          <w:color w:val="660E7A"/>
          <w:sz w:val="22"/>
          <w:szCs w:val="22"/>
        </w:rPr>
        <w:t>dialog</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Spinner </w:t>
      </w:r>
      <w:r w:rsidRPr="0076614E">
        <w:rPr>
          <w:rFonts w:ascii="Source Code Pro Semibold" w:hAnsi="Source Code Pro Semibold"/>
          <w:b/>
          <w:bCs/>
          <w:color w:val="660E7A"/>
          <w:sz w:val="22"/>
          <w:szCs w:val="22"/>
        </w:rPr>
        <w:t>spUserType</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r>
      <w:r w:rsidRPr="0076614E">
        <w:rPr>
          <w:rFonts w:ascii="Source Code Pro Semibold" w:hAnsi="Source Code Pro Semibold"/>
          <w:color w:val="808000"/>
          <w:sz w:val="22"/>
          <w:szCs w:val="22"/>
        </w:rPr>
        <w:t>@Override</w:t>
      </w:r>
      <w:r w:rsidRPr="0076614E">
        <w:rPr>
          <w:rFonts w:ascii="Source Code Pro Semibold" w:hAnsi="Source Code Pro Semibold"/>
          <w:color w:val="808000"/>
          <w:sz w:val="22"/>
          <w:szCs w:val="22"/>
        </w:rPr>
        <w:br/>
      </w:r>
      <w:r w:rsidRPr="0076614E">
        <w:rPr>
          <w:rFonts w:ascii="Source Code Pro Semibold" w:hAnsi="Source Code Pro Semibold"/>
          <w:b/>
          <w:bCs/>
          <w:color w:val="000080"/>
          <w:sz w:val="22"/>
          <w:szCs w:val="22"/>
        </w:rPr>
        <w:t xml:space="preserve">protected void </w:t>
      </w:r>
      <w:r w:rsidRPr="0076614E">
        <w:rPr>
          <w:rFonts w:ascii="Source Code Pro Semibold" w:hAnsi="Source Code Pro Semibold"/>
          <w:color w:val="000000"/>
          <w:sz w:val="22"/>
          <w:szCs w:val="22"/>
        </w:rPr>
        <w:t>onCreate(Bundle savedInstanceState) {</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super</w:t>
      </w:r>
      <w:r w:rsidRPr="0076614E">
        <w:rPr>
          <w:rFonts w:ascii="Source Code Pro Semibold" w:hAnsi="Source Code Pro Semibold"/>
          <w:color w:val="000000"/>
          <w:sz w:val="22"/>
          <w:szCs w:val="22"/>
        </w:rPr>
        <w:t>.onCreate(savedInstanceState);</w:t>
      </w:r>
      <w:r w:rsidRPr="0076614E">
        <w:rPr>
          <w:rFonts w:ascii="Source Code Pro Semibold" w:hAnsi="Source Code Pro Semibold"/>
          <w:color w:val="000000"/>
          <w:sz w:val="22"/>
          <w:szCs w:val="22"/>
        </w:rPr>
        <w:br/>
        <w:t xml:space="preserve">        setContentView(R.layout.</w:t>
      </w:r>
      <w:r w:rsidRPr="0076614E">
        <w:rPr>
          <w:rFonts w:ascii="Source Code Pro Semibold" w:hAnsi="Source Code Pro Semibold"/>
          <w:b/>
          <w:bCs/>
          <w:i/>
          <w:iCs/>
          <w:color w:val="660E7A"/>
          <w:sz w:val="22"/>
          <w:szCs w:val="22"/>
        </w:rPr>
        <w:t>activity_signup</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r>
      <w:r w:rsidRPr="0076614E">
        <w:rPr>
          <w:rFonts w:ascii="Source Code Pro Semibold" w:hAnsi="Source Code Pro Semibold"/>
          <w:b/>
          <w:bCs/>
          <w:color w:val="660E7A"/>
          <w:sz w:val="22"/>
          <w:szCs w:val="22"/>
        </w:rPr>
        <w:t xml:space="preserve">auth </w:t>
      </w:r>
      <w:r w:rsidRPr="0076614E">
        <w:rPr>
          <w:rFonts w:ascii="Source Code Pro Semibold" w:hAnsi="Source Code Pro Semibold"/>
          <w:color w:val="000000"/>
          <w:sz w:val="22"/>
          <w:szCs w:val="22"/>
        </w:rPr>
        <w:t>= FirebaseAuth.</w:t>
      </w:r>
      <w:r w:rsidRPr="0076614E">
        <w:rPr>
          <w:rFonts w:ascii="Source Code Pro Semibold" w:hAnsi="Source Code Pro Semibold"/>
          <w:i/>
          <w:iCs/>
          <w:color w:val="000000"/>
          <w:sz w:val="22"/>
          <w:szCs w:val="22"/>
        </w:rPr>
        <w:t>getInstance</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b/>
          <w:bCs/>
          <w:color w:val="660E7A"/>
          <w:sz w:val="22"/>
          <w:szCs w:val="22"/>
        </w:rPr>
        <w:t xml:space="preserve">dialog </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ProgressDialog(</w:t>
      </w:r>
      <w:r w:rsidRPr="0076614E">
        <w:rPr>
          <w:rFonts w:ascii="Source Code Pro Semibold" w:hAnsi="Source Code Pro Semibold"/>
          <w:b/>
          <w:bCs/>
          <w:color w:val="000080"/>
          <w:sz w:val="22"/>
          <w:szCs w:val="22"/>
        </w:rPr>
        <w:t>this</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p>
    <w:p w14:paraId="3CDDD034" w14:textId="77777777" w:rsidR="00576C85" w:rsidRDefault="00576C85" w:rsidP="0076614E">
      <w:pPr>
        <w:pStyle w:val="HTMLPreformatted"/>
        <w:shd w:val="clear" w:color="auto" w:fill="FFFFFF"/>
        <w:rPr>
          <w:rFonts w:ascii="Source Code Pro Semibold" w:hAnsi="Source Code Pro Semibold"/>
          <w:color w:val="000000"/>
          <w:sz w:val="22"/>
          <w:szCs w:val="22"/>
        </w:rPr>
      </w:pPr>
      <w:r>
        <w:rPr>
          <w:rFonts w:ascii="Source Code Pro Semibold" w:hAnsi="Source Code Pro Semibold"/>
          <w:color w:val="000000"/>
          <w:sz w:val="22"/>
          <w:szCs w:val="22"/>
        </w:rPr>
        <w:t>// Initialize Buttons and input variables</w:t>
      </w:r>
    </w:p>
    <w:p w14:paraId="0CDF7A73" w14:textId="77777777" w:rsidR="00576C85" w:rsidRDefault="00576C85" w:rsidP="0076614E">
      <w:pPr>
        <w:pStyle w:val="HTMLPreformatted"/>
        <w:shd w:val="clear" w:color="auto" w:fill="FFFFFF"/>
        <w:rPr>
          <w:rFonts w:ascii="Source Code Pro Semibold" w:hAnsi="Source Code Pro Semibold"/>
          <w:color w:val="000000"/>
          <w:sz w:val="22"/>
          <w:szCs w:val="22"/>
        </w:rPr>
      </w:pPr>
      <w:r>
        <w:rPr>
          <w:rFonts w:ascii="Source Code Pro Semibold" w:hAnsi="Source Code Pro Semibold"/>
          <w:color w:val="000000"/>
          <w:sz w:val="22"/>
          <w:szCs w:val="22"/>
        </w:rPr>
        <w:t xml:space="preserve"> </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btnSignIn </w:t>
      </w:r>
      <w:r w:rsidR="0076614E" w:rsidRPr="0076614E">
        <w:rPr>
          <w:rFonts w:ascii="Source Code Pro Semibold" w:hAnsi="Source Code Pro Semibold"/>
          <w:color w:val="000000"/>
          <w:sz w:val="22"/>
          <w:szCs w:val="22"/>
        </w:rPr>
        <w:t>= (Button) findViewById(R.id.</w:t>
      </w:r>
      <w:r w:rsidR="0076614E" w:rsidRPr="0076614E">
        <w:rPr>
          <w:rFonts w:ascii="Source Code Pro Semibold" w:hAnsi="Source Code Pro Semibold"/>
          <w:b/>
          <w:bCs/>
          <w:i/>
          <w:iCs/>
          <w:color w:val="660E7A"/>
          <w:sz w:val="22"/>
          <w:szCs w:val="22"/>
        </w:rPr>
        <w:t>sign_in_button</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btnSignUp </w:t>
      </w:r>
      <w:r w:rsidR="0076614E" w:rsidRPr="0076614E">
        <w:rPr>
          <w:rFonts w:ascii="Source Code Pro Semibold" w:hAnsi="Source Code Pro Semibold"/>
          <w:color w:val="000000"/>
          <w:sz w:val="22"/>
          <w:szCs w:val="22"/>
        </w:rPr>
        <w:t>= (Button) findViewById(R.id.</w:t>
      </w:r>
      <w:r w:rsidR="0076614E" w:rsidRPr="0076614E">
        <w:rPr>
          <w:rFonts w:ascii="Source Code Pro Semibold" w:hAnsi="Source Code Pro Semibold"/>
          <w:b/>
          <w:bCs/>
          <w:i/>
          <w:iCs/>
          <w:color w:val="660E7A"/>
          <w:sz w:val="22"/>
          <w:szCs w:val="22"/>
        </w:rPr>
        <w:t>sign_up_button</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etEmail </w:t>
      </w:r>
      <w:r w:rsidR="0076614E" w:rsidRPr="0076614E">
        <w:rPr>
          <w:rFonts w:ascii="Source Code Pro Semibold" w:hAnsi="Source Code Pro Semibold"/>
          <w:color w:val="000000"/>
          <w:sz w:val="22"/>
          <w:szCs w:val="22"/>
        </w:rPr>
        <w:t>= (EditText) findViewById(R.id.</w:t>
      </w:r>
      <w:r w:rsidR="0076614E" w:rsidRPr="0076614E">
        <w:rPr>
          <w:rFonts w:ascii="Source Code Pro Semibold" w:hAnsi="Source Code Pro Semibold"/>
          <w:b/>
          <w:bCs/>
          <w:i/>
          <w:iCs/>
          <w:color w:val="660E7A"/>
          <w:sz w:val="22"/>
          <w:szCs w:val="22"/>
        </w:rPr>
        <w:t>etEmail</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etPassword </w:t>
      </w:r>
      <w:r w:rsidR="0076614E" w:rsidRPr="0076614E">
        <w:rPr>
          <w:rFonts w:ascii="Source Code Pro Semibold" w:hAnsi="Source Code Pro Semibold"/>
          <w:color w:val="000000"/>
          <w:sz w:val="22"/>
          <w:szCs w:val="22"/>
        </w:rPr>
        <w:t>= (EditText) findViewById(R.id.</w:t>
      </w:r>
      <w:r w:rsidR="0076614E" w:rsidRPr="0076614E">
        <w:rPr>
          <w:rFonts w:ascii="Source Code Pro Semibold" w:hAnsi="Source Code Pro Semibold"/>
          <w:b/>
          <w:bCs/>
          <w:i/>
          <w:iCs/>
          <w:color w:val="660E7A"/>
          <w:sz w:val="22"/>
          <w:szCs w:val="22"/>
        </w:rPr>
        <w:t>etPassword</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etName </w:t>
      </w:r>
      <w:r w:rsidR="0076614E" w:rsidRPr="0076614E">
        <w:rPr>
          <w:rFonts w:ascii="Source Code Pro Semibold" w:hAnsi="Source Code Pro Semibold"/>
          <w:color w:val="000000"/>
          <w:sz w:val="22"/>
          <w:szCs w:val="22"/>
        </w:rPr>
        <w:t>= (EditText) findViewById(R.id.</w:t>
      </w:r>
      <w:r w:rsidR="0076614E" w:rsidRPr="0076614E">
        <w:rPr>
          <w:rFonts w:ascii="Source Code Pro Semibold" w:hAnsi="Source Code Pro Semibold"/>
          <w:b/>
          <w:bCs/>
          <w:i/>
          <w:iCs/>
          <w:color w:val="660E7A"/>
          <w:sz w:val="22"/>
          <w:szCs w:val="22"/>
        </w:rPr>
        <w:t>etName</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etContactNumber </w:t>
      </w:r>
      <w:r w:rsidR="0076614E" w:rsidRPr="0076614E">
        <w:rPr>
          <w:rFonts w:ascii="Source Code Pro Semibold" w:hAnsi="Source Code Pro Semibold"/>
          <w:color w:val="000000"/>
          <w:sz w:val="22"/>
          <w:szCs w:val="22"/>
        </w:rPr>
        <w:t>= (EditText) findViewById(R.id.</w:t>
      </w:r>
      <w:r w:rsidR="0076614E" w:rsidRPr="0076614E">
        <w:rPr>
          <w:rFonts w:ascii="Source Code Pro Semibold" w:hAnsi="Source Code Pro Semibold"/>
          <w:b/>
          <w:bCs/>
          <w:i/>
          <w:iCs/>
          <w:color w:val="660E7A"/>
          <w:sz w:val="22"/>
          <w:szCs w:val="22"/>
        </w:rPr>
        <w:t>etContactNumber</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progressBar </w:t>
      </w:r>
      <w:r w:rsidR="0076614E" w:rsidRPr="0076614E">
        <w:rPr>
          <w:rFonts w:ascii="Source Code Pro Semibold" w:hAnsi="Source Code Pro Semibold"/>
          <w:color w:val="000000"/>
          <w:sz w:val="22"/>
          <w:szCs w:val="22"/>
        </w:rPr>
        <w:t>= (ProgressBar) findViewById(R.id.</w:t>
      </w:r>
      <w:r w:rsidR="0076614E" w:rsidRPr="0076614E">
        <w:rPr>
          <w:rFonts w:ascii="Source Code Pro Semibold" w:hAnsi="Source Code Pro Semibold"/>
          <w:b/>
          <w:bCs/>
          <w:i/>
          <w:iCs/>
          <w:color w:val="660E7A"/>
          <w:sz w:val="22"/>
          <w:szCs w:val="22"/>
        </w:rPr>
        <w:t>progressBar</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 xml:space="preserve">spUserType </w:t>
      </w:r>
      <w:r w:rsidR="0076614E" w:rsidRPr="0076614E">
        <w:rPr>
          <w:rFonts w:ascii="Source Code Pro Semibold" w:hAnsi="Source Code Pro Semibold"/>
          <w:color w:val="000000"/>
          <w:sz w:val="22"/>
          <w:szCs w:val="22"/>
        </w:rPr>
        <w:t>= findViewById(R.id.</w:t>
      </w:r>
      <w:r w:rsidR="0076614E" w:rsidRPr="0076614E">
        <w:rPr>
          <w:rFonts w:ascii="Source Code Pro Semibold" w:hAnsi="Source Code Pro Semibold"/>
          <w:b/>
          <w:bCs/>
          <w:i/>
          <w:iCs/>
          <w:color w:val="660E7A"/>
          <w:sz w:val="22"/>
          <w:szCs w:val="22"/>
        </w:rPr>
        <w:t>spUserType</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color w:val="000000"/>
          <w:sz w:val="22"/>
          <w:szCs w:val="22"/>
        </w:rPr>
        <w:br/>
        <w:t xml:space="preserve">        ArrayList&lt;StringWithInt&gt; arrayList = </w:t>
      </w:r>
      <w:r w:rsidR="0076614E" w:rsidRPr="0076614E">
        <w:rPr>
          <w:rFonts w:ascii="Source Code Pro Semibold" w:hAnsi="Source Code Pro Semibold"/>
          <w:b/>
          <w:bCs/>
          <w:color w:val="000080"/>
          <w:sz w:val="22"/>
          <w:szCs w:val="22"/>
        </w:rPr>
        <w:t xml:space="preserve">new </w:t>
      </w:r>
      <w:r w:rsidR="0076614E" w:rsidRPr="0076614E">
        <w:rPr>
          <w:rFonts w:ascii="Source Code Pro Semibold" w:hAnsi="Source Code Pro Semibold"/>
          <w:color w:val="000000"/>
          <w:sz w:val="22"/>
          <w:szCs w:val="22"/>
        </w:rPr>
        <w:t>ArrayList&lt;&gt;();</w:t>
      </w:r>
      <w:r w:rsidR="0076614E" w:rsidRPr="0076614E">
        <w:rPr>
          <w:rFonts w:ascii="Source Code Pro Semibold" w:hAnsi="Source Code Pro Semibold"/>
          <w:color w:val="000000"/>
          <w:sz w:val="22"/>
          <w:szCs w:val="22"/>
        </w:rPr>
        <w:br/>
        <w:t xml:space="preserve">        arrayList.add(</w:t>
      </w:r>
      <w:r w:rsidR="0076614E" w:rsidRPr="0076614E">
        <w:rPr>
          <w:rFonts w:ascii="Source Code Pro Semibold" w:hAnsi="Source Code Pro Semibold"/>
          <w:b/>
          <w:bCs/>
          <w:color w:val="000080"/>
          <w:sz w:val="22"/>
          <w:szCs w:val="22"/>
        </w:rPr>
        <w:t xml:space="preserve">new </w:t>
      </w:r>
      <w:r w:rsidR="0076614E" w:rsidRPr="0076614E">
        <w:rPr>
          <w:rFonts w:ascii="Source Code Pro Semibold" w:hAnsi="Source Code Pro Semibold"/>
          <w:color w:val="000000"/>
          <w:sz w:val="22"/>
          <w:szCs w:val="22"/>
        </w:rPr>
        <w:t>StringWithInt(</w:t>
      </w:r>
      <w:r w:rsidR="0076614E" w:rsidRPr="0076614E">
        <w:rPr>
          <w:rFonts w:ascii="Source Code Pro Semibold" w:hAnsi="Source Code Pro Semibold"/>
          <w:color w:val="0000FF"/>
          <w:sz w:val="22"/>
          <w:szCs w:val="22"/>
        </w:rPr>
        <w:t>0</w:t>
      </w:r>
      <w:r w:rsidR="0076614E" w:rsidRPr="0076614E">
        <w:rPr>
          <w:rFonts w:ascii="Source Code Pro Semibold" w:hAnsi="Source Code Pro Semibold"/>
          <w:color w:val="000000"/>
          <w:sz w:val="22"/>
          <w:szCs w:val="22"/>
        </w:rPr>
        <w:t xml:space="preserve">, </w:t>
      </w:r>
      <w:r w:rsidR="0076614E" w:rsidRPr="0076614E">
        <w:rPr>
          <w:rFonts w:ascii="Source Code Pro Semibold" w:hAnsi="Source Code Pro Semibold"/>
          <w:b/>
          <w:bCs/>
          <w:color w:val="008000"/>
          <w:sz w:val="22"/>
          <w:szCs w:val="22"/>
        </w:rPr>
        <w:t>"Passenger"</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t xml:space="preserve">        arrayList.add(</w:t>
      </w:r>
      <w:r w:rsidR="0076614E" w:rsidRPr="0076614E">
        <w:rPr>
          <w:rFonts w:ascii="Source Code Pro Semibold" w:hAnsi="Source Code Pro Semibold"/>
          <w:b/>
          <w:bCs/>
          <w:color w:val="000080"/>
          <w:sz w:val="22"/>
          <w:szCs w:val="22"/>
        </w:rPr>
        <w:t xml:space="preserve">new </w:t>
      </w:r>
      <w:r w:rsidR="0076614E" w:rsidRPr="0076614E">
        <w:rPr>
          <w:rFonts w:ascii="Source Code Pro Semibold" w:hAnsi="Source Code Pro Semibold"/>
          <w:color w:val="000000"/>
          <w:sz w:val="22"/>
          <w:szCs w:val="22"/>
        </w:rPr>
        <w:t>StringWithInt(</w:t>
      </w:r>
      <w:r w:rsidR="0076614E" w:rsidRPr="0076614E">
        <w:rPr>
          <w:rFonts w:ascii="Source Code Pro Semibold" w:hAnsi="Source Code Pro Semibold"/>
          <w:color w:val="0000FF"/>
          <w:sz w:val="22"/>
          <w:szCs w:val="22"/>
        </w:rPr>
        <w:t>1</w:t>
      </w:r>
      <w:r w:rsidR="0076614E" w:rsidRPr="0076614E">
        <w:rPr>
          <w:rFonts w:ascii="Source Code Pro Semibold" w:hAnsi="Source Code Pro Semibold"/>
          <w:color w:val="000000"/>
          <w:sz w:val="22"/>
          <w:szCs w:val="22"/>
        </w:rPr>
        <w:t xml:space="preserve">, </w:t>
      </w:r>
      <w:r w:rsidR="0076614E" w:rsidRPr="0076614E">
        <w:rPr>
          <w:rFonts w:ascii="Source Code Pro Semibold" w:hAnsi="Source Code Pro Semibold"/>
          <w:b/>
          <w:bCs/>
          <w:color w:val="008000"/>
          <w:sz w:val="22"/>
          <w:szCs w:val="22"/>
        </w:rPr>
        <w:t>"Driver"</w:t>
      </w:r>
      <w:r w:rsidR="0076614E" w:rsidRPr="0076614E">
        <w:rPr>
          <w:rFonts w:ascii="Source Code Pro Semibold" w:hAnsi="Source Code Pro Semibold"/>
          <w:color w:val="000000"/>
          <w:sz w:val="22"/>
          <w:szCs w:val="22"/>
        </w:rPr>
        <w:t>));</w:t>
      </w:r>
      <w:r w:rsidR="0076614E" w:rsidRPr="0076614E">
        <w:rPr>
          <w:rFonts w:ascii="Source Code Pro Semibold" w:hAnsi="Source Code Pro Semibold"/>
          <w:color w:val="000000"/>
          <w:sz w:val="22"/>
          <w:szCs w:val="22"/>
        </w:rPr>
        <w:br/>
        <w:t xml:space="preserve">        ArrayAdapter&lt;StringWithInt&gt; adapter = </w:t>
      </w:r>
      <w:r w:rsidR="0076614E" w:rsidRPr="0076614E">
        <w:rPr>
          <w:rFonts w:ascii="Source Code Pro Semibold" w:hAnsi="Source Code Pro Semibold"/>
          <w:b/>
          <w:bCs/>
          <w:color w:val="000080"/>
          <w:sz w:val="22"/>
          <w:szCs w:val="22"/>
        </w:rPr>
        <w:t xml:space="preserve">new </w:t>
      </w:r>
      <w:r w:rsidR="0076614E" w:rsidRPr="0076614E">
        <w:rPr>
          <w:rFonts w:ascii="Source Code Pro Semibold" w:hAnsi="Source Code Pro Semibold"/>
          <w:color w:val="000000"/>
          <w:sz w:val="22"/>
          <w:szCs w:val="22"/>
        </w:rPr>
        <w:t>ArrayAdapter&lt;&gt;(getApplicationContext(), R.layout.</w:t>
      </w:r>
      <w:r w:rsidR="0076614E" w:rsidRPr="0076614E">
        <w:rPr>
          <w:rFonts w:ascii="Source Code Pro Semibold" w:hAnsi="Source Code Pro Semibold"/>
          <w:b/>
          <w:bCs/>
          <w:i/>
          <w:iCs/>
          <w:color w:val="660E7A"/>
          <w:sz w:val="22"/>
          <w:szCs w:val="22"/>
        </w:rPr>
        <w:t>display_spinner</w:t>
      </w:r>
      <w:r w:rsidR="0076614E" w:rsidRPr="0076614E">
        <w:rPr>
          <w:rFonts w:ascii="Source Code Pro Semibold" w:hAnsi="Source Code Pro Semibold"/>
          <w:color w:val="000000"/>
          <w:sz w:val="22"/>
          <w:szCs w:val="22"/>
        </w:rPr>
        <w:t>, arrayList);</w:t>
      </w:r>
      <w:r w:rsidR="0076614E" w:rsidRPr="0076614E">
        <w:rPr>
          <w:rFonts w:ascii="Source Code Pro Semibold" w:hAnsi="Source Code Pro Semibold"/>
          <w:color w:val="000000"/>
          <w:sz w:val="22"/>
          <w:szCs w:val="22"/>
        </w:rPr>
        <w:br/>
      </w:r>
      <w:r w:rsidR="0076614E" w:rsidRPr="0076614E">
        <w:rPr>
          <w:rFonts w:ascii="Source Code Pro Semibold" w:hAnsi="Source Code Pro Semibold"/>
          <w:b/>
          <w:bCs/>
          <w:color w:val="660E7A"/>
          <w:sz w:val="22"/>
          <w:szCs w:val="22"/>
        </w:rPr>
        <w:t>spUserType</w:t>
      </w:r>
      <w:r w:rsidR="0076614E" w:rsidRPr="0076614E">
        <w:rPr>
          <w:rFonts w:ascii="Source Code Pro Semibold" w:hAnsi="Source Code Pro Semibold"/>
          <w:color w:val="000000"/>
          <w:sz w:val="22"/>
          <w:szCs w:val="22"/>
        </w:rPr>
        <w:t>.setAdapter(adapter);</w:t>
      </w:r>
    </w:p>
    <w:p w14:paraId="14C5516E" w14:textId="097759E1" w:rsidR="00C414FA" w:rsidRPr="00576C85" w:rsidRDefault="0076614E" w:rsidP="0076614E">
      <w:pPr>
        <w:pStyle w:val="HTMLPreformatted"/>
        <w:shd w:val="clear" w:color="auto" w:fill="FFFFFF"/>
        <w:rPr>
          <w:rFonts w:ascii="Source Code Pro Semibold" w:hAnsi="Source Code Pro Semibold"/>
          <w:color w:val="000000"/>
          <w:sz w:val="22"/>
          <w:szCs w:val="22"/>
        </w:rPr>
      </w:pPr>
      <w:r w:rsidRPr="0076614E">
        <w:rPr>
          <w:rFonts w:ascii="Source Code Pro Semibold" w:hAnsi="Source Code Pro Semibold"/>
          <w:color w:val="000000"/>
          <w:sz w:val="22"/>
          <w:szCs w:val="22"/>
        </w:rPr>
        <w:br/>
      </w:r>
      <w:r w:rsidR="00576C85">
        <w:rPr>
          <w:rFonts w:ascii="Source Code Pro Semibold" w:hAnsi="Source Code Pro Semibold"/>
          <w:color w:val="000000"/>
          <w:sz w:val="22"/>
          <w:szCs w:val="22"/>
        </w:rPr>
        <w:t xml:space="preserve">//Create the button functions </w:t>
      </w:r>
      <w:r w:rsidRPr="0076614E">
        <w:rPr>
          <w:rFonts w:ascii="Source Code Pro Semibold" w:hAnsi="Source Code Pro Semibold"/>
          <w:color w:val="000000"/>
          <w:sz w:val="22"/>
          <w:szCs w:val="22"/>
        </w:rPr>
        <w:br/>
      </w:r>
      <w:r w:rsidRPr="0076614E">
        <w:rPr>
          <w:rFonts w:ascii="Source Code Pro Semibold" w:hAnsi="Source Code Pro Semibold"/>
          <w:b/>
          <w:bCs/>
          <w:color w:val="660E7A"/>
          <w:sz w:val="22"/>
          <w:szCs w:val="22"/>
        </w:rPr>
        <w:t>btnSignIn</w:t>
      </w:r>
      <w:r w:rsidRPr="0076614E">
        <w:rPr>
          <w:rFonts w:ascii="Source Code Pro Semibold" w:hAnsi="Source Code Pro Semibold"/>
          <w:color w:val="000000"/>
          <w:sz w:val="22"/>
          <w:szCs w:val="22"/>
        </w:rPr>
        <w:t>.setOnClickListener(</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View.OnClickListener() {</w:t>
      </w:r>
      <w:r w:rsidRPr="0076614E">
        <w:rPr>
          <w:rFonts w:ascii="Source Code Pro Semibold" w:hAnsi="Source Code Pro Semibold"/>
          <w:color w:val="000000"/>
          <w:sz w:val="22"/>
          <w:szCs w:val="22"/>
        </w:rPr>
        <w:br/>
      </w:r>
      <w:r w:rsidRPr="0076614E">
        <w:rPr>
          <w:rFonts w:ascii="Source Code Pro Semibold" w:hAnsi="Source Code Pro Semibold"/>
          <w:color w:val="808000"/>
          <w:sz w:val="22"/>
          <w:szCs w:val="22"/>
        </w:rPr>
        <w:t>@Override</w:t>
      </w:r>
      <w:r w:rsidRPr="0076614E">
        <w:rPr>
          <w:rFonts w:ascii="Source Code Pro Semibold" w:hAnsi="Source Code Pro Semibold"/>
          <w:color w:val="808000"/>
          <w:sz w:val="22"/>
          <w:szCs w:val="22"/>
        </w:rPr>
        <w:br/>
      </w:r>
      <w:r w:rsidRPr="0076614E">
        <w:rPr>
          <w:rFonts w:ascii="Source Code Pro Semibold" w:hAnsi="Source Code Pro Semibold"/>
          <w:b/>
          <w:bCs/>
          <w:color w:val="000080"/>
          <w:sz w:val="22"/>
          <w:szCs w:val="22"/>
        </w:rPr>
        <w:t xml:space="preserve">public void </w:t>
      </w:r>
      <w:r w:rsidRPr="0076614E">
        <w:rPr>
          <w:rFonts w:ascii="Source Code Pro Semibold" w:hAnsi="Source Code Pro Semibold"/>
          <w:color w:val="000000"/>
          <w:sz w:val="22"/>
          <w:szCs w:val="22"/>
        </w:rPr>
        <w:t>onClick(View v) {</w:t>
      </w:r>
      <w:r w:rsidRPr="0076614E">
        <w:rPr>
          <w:rFonts w:ascii="Source Code Pro Semibold" w:hAnsi="Source Code Pro Semibold"/>
          <w:color w:val="000000"/>
          <w:sz w:val="22"/>
          <w:szCs w:val="22"/>
        </w:rPr>
        <w:br/>
        <w:t xml:space="preserve">                Intent intent =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Intent(getApplicationContext(), LoginActivity.</w:t>
      </w:r>
      <w:r w:rsidRPr="0076614E">
        <w:rPr>
          <w:rFonts w:ascii="Source Code Pro Semibold" w:hAnsi="Source Code Pro Semibold"/>
          <w:b/>
          <w:bCs/>
          <w:color w:val="000080"/>
          <w:sz w:val="22"/>
          <w:szCs w:val="22"/>
        </w:rPr>
        <w:t>class</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lastRenderedPageBreak/>
        <w:t xml:space="preserve">                startActivity(intent);</w:t>
      </w:r>
      <w:r w:rsidRPr="0076614E">
        <w:rPr>
          <w:rFonts w:ascii="Source Code Pro Semibold" w:hAnsi="Source Code Pro Semibold"/>
          <w:color w:val="000000"/>
          <w:sz w:val="22"/>
          <w:szCs w:val="22"/>
        </w:rPr>
        <w:br/>
        <w:t xml:space="preserve">                finish();</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btnSignUp</w:t>
      </w:r>
      <w:r>
        <w:rPr>
          <w:rFonts w:ascii="Source Code Pro Semibold" w:hAnsi="Source Code Pro Semibold"/>
          <w:color w:val="000000"/>
          <w:sz w:val="23"/>
          <w:szCs w:val="23"/>
        </w:rPr>
        <w:t>.setOnClickListener(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View.OnClickListener()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onClick(View v)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 xml:space="preserve">String contact = </w:t>
      </w:r>
      <w:r>
        <w:rPr>
          <w:rFonts w:ascii="Source Code Pro Semibold" w:hAnsi="Source Code Pro Semibold"/>
          <w:b/>
          <w:bCs/>
          <w:color w:val="660E7A"/>
          <w:sz w:val="23"/>
          <w:szCs w:val="23"/>
        </w:rPr>
        <w:t>etContactNumber</w:t>
      </w:r>
      <w:r>
        <w:rPr>
          <w:rFonts w:ascii="Source Code Pro Semibold" w:hAnsi="Source Code Pro Semibold"/>
          <w:color w:val="000000"/>
          <w:sz w:val="23"/>
          <w:szCs w:val="23"/>
        </w:rPr>
        <w:t>.getText().toString().trim();</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 xml:space="preserve">String name = </w:t>
      </w:r>
      <w:r>
        <w:rPr>
          <w:rFonts w:ascii="Source Code Pro Semibold" w:hAnsi="Source Code Pro Semibold"/>
          <w:b/>
          <w:bCs/>
          <w:color w:val="660E7A"/>
          <w:sz w:val="23"/>
          <w:szCs w:val="23"/>
        </w:rPr>
        <w:t>etName</w:t>
      </w:r>
      <w:r>
        <w:rPr>
          <w:rFonts w:ascii="Source Code Pro Semibold" w:hAnsi="Source Code Pro Semibold"/>
          <w:color w:val="000000"/>
          <w:sz w:val="23"/>
          <w:szCs w:val="23"/>
        </w:rPr>
        <w:t>.getText().toString().trim();</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 xml:space="preserve">String email = </w:t>
      </w:r>
      <w:r>
        <w:rPr>
          <w:rFonts w:ascii="Source Code Pro Semibold" w:hAnsi="Source Code Pro Semibold"/>
          <w:b/>
          <w:bCs/>
          <w:color w:val="660E7A"/>
          <w:sz w:val="23"/>
          <w:szCs w:val="23"/>
        </w:rPr>
        <w:t>etEmail</w:t>
      </w:r>
      <w:r>
        <w:rPr>
          <w:rFonts w:ascii="Source Code Pro Semibold" w:hAnsi="Source Code Pro Semibold"/>
          <w:color w:val="000000"/>
          <w:sz w:val="23"/>
          <w:szCs w:val="23"/>
        </w:rPr>
        <w:t>.getText().toString().trim();</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 xml:space="preserve">String password = </w:t>
      </w:r>
      <w:r>
        <w:rPr>
          <w:rFonts w:ascii="Source Code Pro Semibold" w:hAnsi="Source Code Pro Semibold"/>
          <w:b/>
          <w:bCs/>
          <w:color w:val="660E7A"/>
          <w:sz w:val="23"/>
          <w:szCs w:val="23"/>
        </w:rPr>
        <w:t>etPassword</w:t>
      </w:r>
      <w:r>
        <w:rPr>
          <w:rFonts w:ascii="Source Code Pro Semibold" w:hAnsi="Source Code Pro Semibold"/>
          <w:color w:val="000000"/>
          <w:sz w:val="23"/>
          <w:szCs w:val="23"/>
        </w:rPr>
        <w:t>.getText().toString().trim();</w:t>
      </w:r>
      <w:r>
        <w:rPr>
          <w:rFonts w:ascii="Source Code Pro Semibold" w:hAnsi="Source Code Pro Semibold"/>
          <w:color w:val="000000"/>
          <w:sz w:val="23"/>
          <w:szCs w:val="23"/>
        </w:rPr>
        <w:br/>
      </w:r>
      <w:r>
        <w:rPr>
          <w:rFonts w:ascii="Source Code Pro Semibold" w:hAnsi="Source Code Pro Semibold"/>
          <w:color w:val="000000"/>
          <w:sz w:val="23"/>
          <w:szCs w:val="23"/>
        </w:rPr>
        <w:br/>
      </w:r>
      <w:r w:rsidR="00576C85">
        <w:rPr>
          <w:rFonts w:ascii="Source Code Pro Semibold" w:hAnsi="Source Code Pro Semibold"/>
          <w:color w:val="000000"/>
          <w:sz w:val="23"/>
          <w:szCs w:val="23"/>
        </w:rPr>
        <w:t>// check whether the inputs are empty</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(TextUtils.</w:t>
      </w:r>
      <w:r>
        <w:rPr>
          <w:rFonts w:ascii="Source Code Pro Semibold" w:hAnsi="Source Code Pro Semibold"/>
          <w:i/>
          <w:iCs/>
          <w:color w:val="000000"/>
          <w:sz w:val="23"/>
          <w:szCs w:val="23"/>
        </w:rPr>
        <w:t>isEmpty</w:t>
      </w:r>
      <w:r>
        <w:rPr>
          <w:rFonts w:ascii="Source Code Pro Semibold" w:hAnsi="Source Code Pro Semibold"/>
          <w:color w:val="000000"/>
          <w:sz w:val="23"/>
          <w:szCs w:val="23"/>
        </w:rPr>
        <w:t>(name))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"Enter Email address!"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(TextUtils.</w:t>
      </w:r>
      <w:r>
        <w:rPr>
          <w:rFonts w:ascii="Source Code Pro Semibold" w:hAnsi="Source Code Pro Semibold"/>
          <w:i/>
          <w:iCs/>
          <w:color w:val="000000"/>
          <w:sz w:val="23"/>
          <w:szCs w:val="23"/>
        </w:rPr>
        <w:t>isEmpty</w:t>
      </w:r>
      <w:r>
        <w:rPr>
          <w:rFonts w:ascii="Source Code Pro Semibold" w:hAnsi="Source Code Pro Semibold"/>
          <w:color w:val="000000"/>
          <w:sz w:val="23"/>
          <w:szCs w:val="23"/>
        </w:rPr>
        <w:t>(contact))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"Enter Email address!"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(TextUtils.</w:t>
      </w:r>
      <w:r>
        <w:rPr>
          <w:rFonts w:ascii="Source Code Pro Semibold" w:hAnsi="Source Code Pro Semibold"/>
          <w:i/>
          <w:iCs/>
          <w:color w:val="000000"/>
          <w:sz w:val="23"/>
          <w:szCs w:val="23"/>
        </w:rPr>
        <w:t>isEmpty</w:t>
      </w:r>
      <w:r>
        <w:rPr>
          <w:rFonts w:ascii="Source Code Pro Semibold" w:hAnsi="Source Code Pro Semibold"/>
          <w:color w:val="000000"/>
          <w:sz w:val="23"/>
          <w:szCs w:val="23"/>
        </w:rPr>
        <w:t>(email))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"Enter Email address!"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(TextUtils.</w:t>
      </w:r>
      <w:r>
        <w:rPr>
          <w:rFonts w:ascii="Source Code Pro Semibold" w:hAnsi="Source Code Pro Semibold"/>
          <w:i/>
          <w:iCs/>
          <w:color w:val="000000"/>
          <w:sz w:val="23"/>
          <w:szCs w:val="23"/>
        </w:rPr>
        <w:t>isEmpty</w:t>
      </w:r>
      <w:r>
        <w:rPr>
          <w:rFonts w:ascii="Source Code Pro Semibold" w:hAnsi="Source Code Pro Semibold"/>
          <w:color w:val="000000"/>
          <w:sz w:val="23"/>
          <w:szCs w:val="23"/>
        </w:rPr>
        <w:t>(password))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"Enter Email address!"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(password.length() &lt;</w:t>
      </w:r>
      <w:r>
        <w:rPr>
          <w:rFonts w:ascii="Source Code Pro Semibold" w:hAnsi="Source Code Pro Semibold"/>
          <w:color w:val="0000FF"/>
          <w:sz w:val="23"/>
          <w:szCs w:val="23"/>
        </w:rPr>
        <w:t>6</w:t>
      </w:r>
      <w:r>
        <w:rPr>
          <w:rFonts w:ascii="Source Code Pro Semibold" w:hAnsi="Source Code Pro Semibold"/>
          <w:color w:val="000000"/>
          <w:sz w:val="23"/>
          <w:szCs w:val="23"/>
        </w:rPr>
        <w:t>)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 xml:space="preserve">"Password is too short, Enter minimum 6" </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8000"/>
          <w:sz w:val="23"/>
          <w:szCs w:val="23"/>
        </w:rPr>
        <w:t>" characters!"</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lastRenderedPageBreak/>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b/>
          <w:bCs/>
          <w:color w:val="660E7A"/>
          <w:sz w:val="23"/>
          <w:szCs w:val="23"/>
        </w:rPr>
        <w:t>progressBar</w:t>
      </w:r>
      <w:r>
        <w:rPr>
          <w:rFonts w:ascii="Source Code Pro Semibold" w:hAnsi="Source Code Pro Semibold"/>
          <w:color w:val="000000"/>
          <w:sz w:val="23"/>
          <w:szCs w:val="23"/>
        </w:rPr>
        <w:t>.setVisibility(View.</w:t>
      </w:r>
      <w:r>
        <w:rPr>
          <w:rFonts w:ascii="Source Code Pro Semibold" w:hAnsi="Source Code Pro Semibold"/>
          <w:b/>
          <w:bCs/>
          <w:i/>
          <w:iCs/>
          <w:color w:val="660E7A"/>
          <w:sz w:val="23"/>
          <w:szCs w:val="23"/>
        </w:rPr>
        <w:t>VISIBLE</w:t>
      </w:r>
      <w:r>
        <w:rPr>
          <w:rFonts w:ascii="Source Code Pro Semibold" w:hAnsi="Source Code Pro Semibold"/>
          <w:color w:val="000000"/>
          <w:sz w:val="23"/>
          <w:szCs w:val="23"/>
        </w:rPr>
        <w:t>);</w:t>
      </w:r>
    </w:p>
    <w:p w14:paraId="217DD2A5" w14:textId="68ED1989" w:rsidR="00576C85" w:rsidRDefault="0076614E" w:rsidP="0076614E">
      <w:pPr>
        <w:pStyle w:val="HTMLPreformatted"/>
        <w:shd w:val="clear" w:color="auto" w:fill="FFFFFF"/>
        <w:rPr>
          <w:rFonts w:ascii="Source Code Pro Semibold" w:hAnsi="Source Code Pro Semibold"/>
          <w:i/>
          <w:iCs/>
          <w:color w:val="808080"/>
          <w:sz w:val="22"/>
          <w:szCs w:val="22"/>
        </w:rPr>
      </w:pPr>
      <w:r>
        <w:rPr>
          <w:rFonts w:ascii="Source Code Pro Semibold" w:hAnsi="Source Code Pro Semibold"/>
          <w:color w:val="000000"/>
          <w:sz w:val="23"/>
          <w:szCs w:val="23"/>
        </w:rPr>
        <w:br/>
      </w:r>
      <w:r w:rsidR="00576C85">
        <w:rPr>
          <w:rFonts w:ascii="Source Code Pro Semibold" w:hAnsi="Source Code Pro Semibold"/>
          <w:i/>
          <w:iCs/>
          <w:color w:val="808080"/>
          <w:sz w:val="22"/>
          <w:szCs w:val="22"/>
        </w:rPr>
        <w:t xml:space="preserve">// Create a user </w:t>
      </w:r>
    </w:p>
    <w:p w14:paraId="39580B04" w14:textId="5AF6240C" w:rsidR="0076614E" w:rsidRPr="00576C85" w:rsidRDefault="0076614E" w:rsidP="00576C85">
      <w:pPr>
        <w:pStyle w:val="HTMLPreformatted"/>
        <w:shd w:val="clear" w:color="auto" w:fill="FFFFFF"/>
        <w:rPr>
          <w:rFonts w:ascii="Source Code Pro Semibold" w:hAnsi="Source Code Pro Semibold"/>
          <w:color w:val="000000"/>
          <w:sz w:val="22"/>
          <w:szCs w:val="22"/>
        </w:rPr>
      </w:pPr>
      <w:r w:rsidRPr="0076614E">
        <w:rPr>
          <w:rFonts w:ascii="Source Code Pro Semibold" w:hAnsi="Source Code Pro Semibold"/>
          <w:i/>
          <w:iCs/>
          <w:color w:val="808080"/>
          <w:sz w:val="22"/>
          <w:szCs w:val="22"/>
        </w:rPr>
        <w:br/>
      </w:r>
      <w:r w:rsidRPr="0076614E">
        <w:rPr>
          <w:rFonts w:ascii="Source Code Pro Semibold" w:hAnsi="Source Code Pro Semibold"/>
          <w:b/>
          <w:bCs/>
          <w:color w:val="660E7A"/>
          <w:sz w:val="22"/>
          <w:szCs w:val="22"/>
        </w:rPr>
        <w:t>auth</w:t>
      </w:r>
      <w:r w:rsidRPr="0076614E">
        <w:rPr>
          <w:rFonts w:ascii="Source Code Pro Semibold" w:hAnsi="Source Code Pro Semibold"/>
          <w:color w:val="000000"/>
          <w:sz w:val="22"/>
          <w:szCs w:val="22"/>
        </w:rPr>
        <w:t>.createUserWithEmailAndPassword(email, password).addOnCompleteListener(SignupActivity.</w:t>
      </w:r>
      <w:r w:rsidRPr="0076614E">
        <w:rPr>
          <w:rFonts w:ascii="Source Code Pro Semibold" w:hAnsi="Source Code Pro Semibold"/>
          <w:b/>
          <w:bCs/>
          <w:color w:val="000080"/>
          <w:sz w:val="22"/>
          <w:szCs w:val="22"/>
        </w:rPr>
        <w:t>this</w:t>
      </w:r>
      <w:r w:rsidRPr="0076614E">
        <w:rPr>
          <w:rFonts w:ascii="Source Code Pro Semibold" w:hAnsi="Source Code Pro Semibold"/>
          <w:color w:val="000000"/>
          <w:sz w:val="22"/>
          <w:szCs w:val="22"/>
        </w:rPr>
        <w:t xml:space="preserve">,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OnCompleteListener&lt;AuthResult&gt;() {</w:t>
      </w:r>
      <w:r w:rsidRPr="0076614E">
        <w:rPr>
          <w:rFonts w:ascii="Source Code Pro Semibold" w:hAnsi="Source Code Pro Semibold"/>
          <w:color w:val="000000"/>
          <w:sz w:val="22"/>
          <w:szCs w:val="22"/>
        </w:rPr>
        <w:br/>
      </w:r>
      <w:r w:rsidRPr="0076614E">
        <w:rPr>
          <w:rFonts w:ascii="Source Code Pro Semibold" w:hAnsi="Source Code Pro Semibold"/>
          <w:color w:val="808000"/>
          <w:sz w:val="22"/>
          <w:szCs w:val="22"/>
        </w:rPr>
        <w:t>@Override</w:t>
      </w:r>
      <w:r w:rsidRPr="0076614E">
        <w:rPr>
          <w:rFonts w:ascii="Source Code Pro Semibold" w:hAnsi="Source Code Pro Semibold"/>
          <w:color w:val="808000"/>
          <w:sz w:val="22"/>
          <w:szCs w:val="22"/>
        </w:rPr>
        <w:br/>
      </w:r>
      <w:r w:rsidRPr="0076614E">
        <w:rPr>
          <w:rFonts w:ascii="Source Code Pro Semibold" w:hAnsi="Source Code Pro Semibold"/>
          <w:b/>
          <w:bCs/>
          <w:color w:val="000080"/>
          <w:sz w:val="22"/>
          <w:szCs w:val="22"/>
        </w:rPr>
        <w:t xml:space="preserve">public void </w:t>
      </w:r>
      <w:r w:rsidRPr="0076614E">
        <w:rPr>
          <w:rFonts w:ascii="Source Code Pro Semibold" w:hAnsi="Source Code Pro Semibold"/>
          <w:color w:val="000000"/>
          <w:sz w:val="22"/>
          <w:szCs w:val="22"/>
        </w:rPr>
        <w:t>onComplete(</w:t>
      </w:r>
      <w:r w:rsidRPr="0076614E">
        <w:rPr>
          <w:rFonts w:ascii="Source Code Pro Semibold" w:hAnsi="Source Code Pro Semibold"/>
          <w:color w:val="808000"/>
          <w:sz w:val="22"/>
          <w:szCs w:val="22"/>
        </w:rPr>
        <w:t xml:space="preserve">@NonNull </w:t>
      </w:r>
      <w:r w:rsidRPr="0076614E">
        <w:rPr>
          <w:rFonts w:ascii="Source Code Pro Semibold" w:hAnsi="Source Code Pro Semibold"/>
          <w:color w:val="000000"/>
          <w:sz w:val="22"/>
          <w:szCs w:val="22"/>
        </w:rPr>
        <w:t>Task&lt;AuthResult&gt; task) {</w:t>
      </w:r>
      <w:r w:rsidRPr="0076614E">
        <w:rPr>
          <w:rFonts w:ascii="Source Code Pro Semibold" w:hAnsi="Source Code Pro Semibold"/>
          <w:color w:val="000000"/>
          <w:sz w:val="22"/>
          <w:szCs w:val="22"/>
        </w:rPr>
        <w:br/>
        <w:t xml:space="preserve">                        Toast.</w:t>
      </w:r>
      <w:r w:rsidRPr="0076614E">
        <w:rPr>
          <w:rFonts w:ascii="Source Code Pro Semibold" w:hAnsi="Source Code Pro Semibold"/>
          <w:i/>
          <w:iCs/>
          <w:color w:val="000000"/>
          <w:sz w:val="22"/>
          <w:szCs w:val="22"/>
        </w:rPr>
        <w:t>makeText</w:t>
      </w:r>
      <w:r w:rsidRPr="0076614E">
        <w:rPr>
          <w:rFonts w:ascii="Source Code Pro Semibold" w:hAnsi="Source Code Pro Semibold"/>
          <w:color w:val="000000"/>
          <w:sz w:val="22"/>
          <w:szCs w:val="22"/>
        </w:rPr>
        <w:t xml:space="preserve">(getApplicationContext(), </w:t>
      </w:r>
      <w:r w:rsidRPr="0076614E">
        <w:rPr>
          <w:rFonts w:ascii="Source Code Pro Semibold" w:hAnsi="Source Code Pro Semibold"/>
          <w:b/>
          <w:bCs/>
          <w:color w:val="008000"/>
          <w:sz w:val="22"/>
          <w:szCs w:val="22"/>
        </w:rPr>
        <w:t>"Registration successful"</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Toast.</w:t>
      </w:r>
      <w:r w:rsidRPr="0076614E">
        <w:rPr>
          <w:rFonts w:ascii="Source Code Pro Semibold" w:hAnsi="Source Code Pro Semibold"/>
          <w:b/>
          <w:bCs/>
          <w:i/>
          <w:iCs/>
          <w:color w:val="660E7A"/>
          <w:sz w:val="22"/>
          <w:szCs w:val="22"/>
        </w:rPr>
        <w:t>LENGTH_SHORT</w:t>
      </w:r>
      <w:r w:rsidRPr="0076614E">
        <w:rPr>
          <w:rFonts w:ascii="Source Code Pro Semibold" w:hAnsi="Source Code Pro Semibold"/>
          <w:color w:val="000000"/>
          <w:sz w:val="22"/>
          <w:szCs w:val="22"/>
        </w:rPr>
        <w:t>).show();</w:t>
      </w:r>
      <w:r w:rsidRPr="0076614E">
        <w:rPr>
          <w:rFonts w:ascii="Source Code Pro Semibold" w:hAnsi="Source Code Pro Semibold"/>
          <w:color w:val="000000"/>
          <w:sz w:val="22"/>
          <w:szCs w:val="22"/>
        </w:rPr>
        <w:br/>
      </w:r>
      <w:r w:rsidRPr="0076614E">
        <w:rPr>
          <w:rFonts w:ascii="Source Code Pro Semibold" w:hAnsi="Source Code Pro Semibold"/>
          <w:b/>
          <w:bCs/>
          <w:color w:val="660E7A"/>
          <w:sz w:val="22"/>
          <w:szCs w:val="22"/>
        </w:rPr>
        <w:t>progressBar</w:t>
      </w:r>
      <w:r w:rsidRPr="0076614E">
        <w:rPr>
          <w:rFonts w:ascii="Source Code Pro Semibold" w:hAnsi="Source Code Pro Semibold"/>
          <w:color w:val="000000"/>
          <w:sz w:val="22"/>
          <w:szCs w:val="22"/>
        </w:rPr>
        <w:t>.setVisibility(View.</w:t>
      </w:r>
      <w:r w:rsidRPr="0076614E">
        <w:rPr>
          <w:rFonts w:ascii="Source Code Pro Semibold" w:hAnsi="Source Code Pro Semibold"/>
          <w:b/>
          <w:bCs/>
          <w:i/>
          <w:iCs/>
          <w:color w:val="660E7A"/>
          <w:sz w:val="22"/>
          <w:szCs w:val="22"/>
        </w:rPr>
        <w:t>GONE</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if </w:t>
      </w:r>
      <w:r w:rsidRPr="0076614E">
        <w:rPr>
          <w:rFonts w:ascii="Source Code Pro Semibold" w:hAnsi="Source Code Pro Semibold"/>
          <w:color w:val="000000"/>
          <w:sz w:val="22"/>
          <w:szCs w:val="22"/>
        </w:rPr>
        <w:t>(!task.isSuccessful()) {</w:t>
      </w:r>
      <w:r w:rsidRPr="0076614E">
        <w:rPr>
          <w:rFonts w:ascii="Source Code Pro Semibold" w:hAnsi="Source Code Pro Semibold"/>
          <w:color w:val="000000"/>
          <w:sz w:val="22"/>
          <w:szCs w:val="22"/>
        </w:rPr>
        <w:br/>
        <w:t xml:space="preserve">                            Toast.</w:t>
      </w:r>
      <w:r w:rsidRPr="0076614E">
        <w:rPr>
          <w:rFonts w:ascii="Source Code Pro Semibold" w:hAnsi="Source Code Pro Semibold"/>
          <w:i/>
          <w:iCs/>
          <w:color w:val="000000"/>
          <w:sz w:val="22"/>
          <w:szCs w:val="22"/>
        </w:rPr>
        <w:t>makeText</w:t>
      </w:r>
      <w:r w:rsidRPr="0076614E">
        <w:rPr>
          <w:rFonts w:ascii="Source Code Pro Semibold" w:hAnsi="Source Code Pro Semibold"/>
          <w:color w:val="000000"/>
          <w:sz w:val="22"/>
          <w:szCs w:val="22"/>
        </w:rPr>
        <w:t xml:space="preserve">(getApplicationContext(), </w:t>
      </w:r>
      <w:r w:rsidRPr="0076614E">
        <w:rPr>
          <w:rFonts w:ascii="Source Code Pro Semibold" w:hAnsi="Source Code Pro Semibold"/>
          <w:b/>
          <w:bCs/>
          <w:color w:val="008000"/>
          <w:sz w:val="22"/>
          <w:szCs w:val="22"/>
        </w:rPr>
        <w:t>"Registeration failed"</w:t>
      </w:r>
      <w:r w:rsidRPr="0076614E">
        <w:rPr>
          <w:rFonts w:ascii="Source Code Pro Semibold" w:hAnsi="Source Code Pro Semibold"/>
          <w:color w:val="000000"/>
          <w:sz w:val="22"/>
          <w:szCs w:val="22"/>
        </w:rPr>
        <w:t>, Toast.</w:t>
      </w:r>
      <w:r w:rsidRPr="0076614E">
        <w:rPr>
          <w:rFonts w:ascii="Source Code Pro Semibold" w:hAnsi="Source Code Pro Semibold"/>
          <w:b/>
          <w:bCs/>
          <w:i/>
          <w:iCs/>
          <w:color w:val="660E7A"/>
          <w:sz w:val="22"/>
          <w:szCs w:val="22"/>
        </w:rPr>
        <w:t>LENGTH_SHORT</w:t>
      </w:r>
      <w:r w:rsidRPr="0076614E">
        <w:rPr>
          <w:rFonts w:ascii="Source Code Pro Semibold" w:hAnsi="Source Code Pro Semibold"/>
          <w:color w:val="000000"/>
          <w:sz w:val="22"/>
          <w:szCs w:val="22"/>
        </w:rPr>
        <w:t>).show();</w:t>
      </w:r>
      <w:r w:rsidRPr="0076614E">
        <w:rPr>
          <w:rFonts w:ascii="Source Code Pro Semibold" w:hAnsi="Source Code Pro Semibold"/>
          <w:color w:val="000000"/>
          <w:sz w:val="22"/>
          <w:szCs w:val="22"/>
        </w:rPr>
        <w:br/>
        <w:t xml:space="preserve">                        } </w:t>
      </w:r>
      <w:r w:rsidRPr="0076614E">
        <w:rPr>
          <w:rFonts w:ascii="Source Code Pro Semibold" w:hAnsi="Source Code Pro Semibold"/>
          <w:b/>
          <w:bCs/>
          <w:color w:val="000080"/>
          <w:sz w:val="22"/>
          <w:szCs w:val="22"/>
        </w:rPr>
        <w:t xml:space="preserve">else </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FirebaseUser firebaseUser = FirebaseAuth.</w:t>
      </w:r>
      <w:r w:rsidRPr="0076614E">
        <w:rPr>
          <w:rFonts w:ascii="Source Code Pro Semibold" w:hAnsi="Source Code Pro Semibold"/>
          <w:i/>
          <w:iCs/>
          <w:color w:val="000000"/>
          <w:sz w:val="22"/>
          <w:szCs w:val="22"/>
        </w:rPr>
        <w:t>getInstance</w:t>
      </w:r>
      <w:r w:rsidRPr="0076614E">
        <w:rPr>
          <w:rFonts w:ascii="Source Code Pro Semibold" w:hAnsi="Source Code Pro Semibold"/>
          <w:color w:val="000000"/>
          <w:sz w:val="22"/>
          <w:szCs w:val="22"/>
        </w:rPr>
        <w:t>().getCurrentUser();</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t xml:space="preserve">                            StringWithInt stringWithInt = (StringWithInt) </w:t>
      </w:r>
      <w:r w:rsidRPr="0076614E">
        <w:rPr>
          <w:rFonts w:ascii="Source Code Pro Semibold" w:hAnsi="Source Code Pro Semibold"/>
          <w:b/>
          <w:bCs/>
          <w:color w:val="660E7A"/>
          <w:sz w:val="22"/>
          <w:szCs w:val="22"/>
        </w:rPr>
        <w:t>spUserType</w:t>
      </w:r>
      <w:r w:rsidRPr="0076614E">
        <w:rPr>
          <w:rFonts w:ascii="Source Code Pro Semibold" w:hAnsi="Source Code Pro Semibold"/>
          <w:color w:val="000000"/>
          <w:sz w:val="22"/>
          <w:szCs w:val="22"/>
        </w:rPr>
        <w:t>.getSelectedItem();</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int </w:t>
      </w:r>
      <w:r w:rsidRPr="0076614E">
        <w:rPr>
          <w:rFonts w:ascii="Source Code Pro Semibold" w:hAnsi="Source Code Pro Semibold"/>
          <w:color w:val="000000"/>
          <w:sz w:val="22"/>
          <w:szCs w:val="22"/>
        </w:rPr>
        <w:t>userType = stringWithInt.getId();</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t xml:space="preserve">                            User user =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User(firebaseUser.getUid(),</w:t>
      </w:r>
      <w:r w:rsidRPr="0076614E">
        <w:rPr>
          <w:rFonts w:ascii="Source Code Pro Semibold" w:hAnsi="Source Code Pro Semibold"/>
          <w:color w:val="660E7A"/>
          <w:sz w:val="22"/>
          <w:szCs w:val="22"/>
        </w:rPr>
        <w:t>name</w:t>
      </w:r>
      <w:r w:rsidRPr="0076614E">
        <w:rPr>
          <w:rFonts w:ascii="Source Code Pro Semibold" w:hAnsi="Source Code Pro Semibold"/>
          <w:color w:val="000000"/>
          <w:sz w:val="22"/>
          <w:szCs w:val="22"/>
        </w:rPr>
        <w:t>,</w:t>
      </w:r>
      <w:r w:rsidRPr="0076614E">
        <w:rPr>
          <w:rFonts w:ascii="Source Code Pro Semibold" w:hAnsi="Source Code Pro Semibold"/>
          <w:color w:val="660E7A"/>
          <w:sz w:val="22"/>
          <w:szCs w:val="22"/>
        </w:rPr>
        <w:t>email</w:t>
      </w:r>
      <w:r w:rsidRPr="0076614E">
        <w:rPr>
          <w:rFonts w:ascii="Source Code Pro Semibold" w:hAnsi="Source Code Pro Semibold"/>
          <w:color w:val="000000"/>
          <w:sz w:val="22"/>
          <w:szCs w:val="22"/>
        </w:rPr>
        <w:t>,</w:t>
      </w:r>
      <w:r w:rsidRPr="0076614E">
        <w:rPr>
          <w:rFonts w:ascii="Source Code Pro Semibold" w:hAnsi="Source Code Pro Semibold"/>
          <w:color w:val="660E7A"/>
          <w:sz w:val="22"/>
          <w:szCs w:val="22"/>
        </w:rPr>
        <w:t>contact</w:t>
      </w:r>
      <w:r w:rsidRPr="0076614E">
        <w:rPr>
          <w:rFonts w:ascii="Source Code Pro Semibold" w:hAnsi="Source Code Pro Semibold"/>
          <w:color w:val="000000"/>
          <w:sz w:val="22"/>
          <w:szCs w:val="22"/>
        </w:rPr>
        <w:t>, userType);</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t xml:space="preserve">                            MyFirebase myFirebase =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MyFirebase();</w:t>
      </w:r>
      <w:r w:rsidRPr="0076614E">
        <w:rPr>
          <w:rFonts w:ascii="Source Code Pro Semibold" w:hAnsi="Source Code Pro Semibold"/>
          <w:color w:val="000000"/>
          <w:sz w:val="22"/>
          <w:szCs w:val="22"/>
        </w:rPr>
        <w:br/>
        <w:t xml:space="preserve">                            myFirebase.</w:t>
      </w:r>
      <w:r w:rsidRPr="0076614E">
        <w:rPr>
          <w:rFonts w:ascii="Source Code Pro Semibold" w:hAnsi="Source Code Pro Semibold"/>
          <w:i/>
          <w:iCs/>
          <w:color w:val="000000"/>
          <w:sz w:val="22"/>
          <w:szCs w:val="22"/>
        </w:rPr>
        <w:t>writeNewUser</w:t>
      </w:r>
      <w:r w:rsidRPr="0076614E">
        <w:rPr>
          <w:rFonts w:ascii="Source Code Pro Semibold" w:hAnsi="Source Code Pro Semibold"/>
          <w:color w:val="000000"/>
          <w:sz w:val="22"/>
          <w:szCs w:val="22"/>
        </w:rPr>
        <w:t>(user);</w:t>
      </w:r>
      <w:r w:rsidRPr="0076614E">
        <w:rPr>
          <w:rFonts w:ascii="Source Code Pro Semibold" w:hAnsi="Source Code Pro Semibold"/>
          <w:color w:val="000000"/>
          <w:sz w:val="22"/>
          <w:szCs w:val="22"/>
        </w:rPr>
        <w:br/>
        <w:t xml:space="preserve">                            Common.</w:t>
      </w:r>
      <w:r w:rsidRPr="0076614E">
        <w:rPr>
          <w:rFonts w:ascii="Source Code Pro Semibold" w:hAnsi="Source Code Pro Semibold"/>
          <w:i/>
          <w:iCs/>
          <w:color w:val="660E7A"/>
          <w:sz w:val="22"/>
          <w:szCs w:val="22"/>
        </w:rPr>
        <w:t xml:space="preserve">currentUser </w:t>
      </w:r>
      <w:r w:rsidRPr="0076614E">
        <w:rPr>
          <w:rFonts w:ascii="Source Code Pro Semibold" w:hAnsi="Source Code Pro Semibold"/>
          <w:color w:val="000000"/>
          <w:sz w:val="22"/>
          <w:szCs w:val="22"/>
        </w:rPr>
        <w:t>= user;</w:t>
      </w:r>
      <w:r w:rsidRPr="0076614E">
        <w:rPr>
          <w:rFonts w:ascii="Source Code Pro Semibold" w:hAnsi="Source Code Pro Semibold"/>
          <w:color w:val="000000"/>
          <w:sz w:val="22"/>
          <w:szCs w:val="22"/>
        </w:rPr>
        <w:br/>
      </w:r>
      <w:r w:rsidRPr="0076614E">
        <w:rPr>
          <w:rFonts w:ascii="Source Code Pro Semibold" w:hAnsi="Source Code Pro Semibold"/>
          <w:b/>
          <w:bCs/>
          <w:color w:val="000080"/>
          <w:sz w:val="22"/>
          <w:szCs w:val="22"/>
        </w:rPr>
        <w:t xml:space="preserve">if </w:t>
      </w:r>
      <w:r w:rsidRPr="0076614E">
        <w:rPr>
          <w:rFonts w:ascii="Source Code Pro Semibold" w:hAnsi="Source Code Pro Semibold"/>
          <w:color w:val="000000"/>
          <w:sz w:val="22"/>
          <w:szCs w:val="22"/>
        </w:rPr>
        <w:t>(user.</w:t>
      </w:r>
      <w:r w:rsidRPr="0076614E">
        <w:rPr>
          <w:rFonts w:ascii="Source Code Pro Semibold" w:hAnsi="Source Code Pro Semibold"/>
          <w:b/>
          <w:bCs/>
          <w:color w:val="660E7A"/>
          <w:sz w:val="22"/>
          <w:szCs w:val="22"/>
        </w:rPr>
        <w:t xml:space="preserve">userType </w:t>
      </w:r>
      <w:r w:rsidRPr="0076614E">
        <w:rPr>
          <w:rFonts w:ascii="Source Code Pro Semibold" w:hAnsi="Source Code Pro Semibold"/>
          <w:color w:val="000000"/>
          <w:sz w:val="22"/>
          <w:szCs w:val="22"/>
        </w:rPr>
        <w:t xml:space="preserve">== </w:t>
      </w:r>
      <w:r w:rsidRPr="0076614E">
        <w:rPr>
          <w:rFonts w:ascii="Source Code Pro Semibold" w:hAnsi="Source Code Pro Semibold"/>
          <w:color w:val="0000FF"/>
          <w:sz w:val="22"/>
          <w:szCs w:val="22"/>
        </w:rPr>
        <w:t>0</w:t>
      </w:r>
      <w:r w:rsidRPr="0076614E">
        <w:rPr>
          <w:rFonts w:ascii="Source Code Pro Semibold" w:hAnsi="Source Code Pro Semibold"/>
          <w:color w:val="000000"/>
          <w:sz w:val="22"/>
          <w:szCs w:val="22"/>
        </w:rPr>
        <w:t>) {</w:t>
      </w:r>
      <w:r w:rsidRPr="0076614E">
        <w:rPr>
          <w:rFonts w:ascii="Source Code Pro Semibold" w:hAnsi="Source Code Pro Semibold"/>
          <w:color w:val="000000"/>
          <w:sz w:val="22"/>
          <w:szCs w:val="22"/>
        </w:rPr>
        <w:br/>
        <w:t xml:space="preserve">                                Intent intent =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Intent(getApplicationContext(), PassengerActivity.</w:t>
      </w:r>
      <w:r w:rsidRPr="0076614E">
        <w:rPr>
          <w:rFonts w:ascii="Source Code Pro Semibold" w:hAnsi="Source Code Pro Semibold"/>
          <w:b/>
          <w:bCs/>
          <w:color w:val="000080"/>
          <w:sz w:val="22"/>
          <w:szCs w:val="22"/>
        </w:rPr>
        <w:t>class</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startActivity(intent);</w:t>
      </w:r>
      <w:r w:rsidRPr="0076614E">
        <w:rPr>
          <w:rFonts w:ascii="Source Code Pro Semibold" w:hAnsi="Source Code Pro Semibold"/>
          <w:color w:val="000000"/>
          <w:sz w:val="22"/>
          <w:szCs w:val="22"/>
        </w:rPr>
        <w:br/>
        <w:t xml:space="preserve">                                finish();</w:t>
      </w:r>
      <w:r w:rsidRPr="0076614E">
        <w:rPr>
          <w:rFonts w:ascii="Source Code Pro Semibold" w:hAnsi="Source Code Pro Semibold"/>
          <w:color w:val="000000"/>
          <w:sz w:val="22"/>
          <w:szCs w:val="22"/>
        </w:rPr>
        <w:br/>
        <w:t xml:space="preserve">                            } </w:t>
      </w:r>
      <w:r w:rsidRPr="0076614E">
        <w:rPr>
          <w:rFonts w:ascii="Source Code Pro Semibold" w:hAnsi="Source Code Pro Semibold"/>
          <w:b/>
          <w:bCs/>
          <w:color w:val="000080"/>
          <w:sz w:val="22"/>
          <w:szCs w:val="22"/>
        </w:rPr>
        <w:t xml:space="preserve">else </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Intent intent = </w:t>
      </w:r>
      <w:r w:rsidRPr="0076614E">
        <w:rPr>
          <w:rFonts w:ascii="Source Code Pro Semibold" w:hAnsi="Source Code Pro Semibold"/>
          <w:b/>
          <w:bCs/>
          <w:color w:val="000080"/>
          <w:sz w:val="22"/>
          <w:szCs w:val="22"/>
        </w:rPr>
        <w:t xml:space="preserve">new </w:t>
      </w:r>
      <w:r w:rsidRPr="0076614E">
        <w:rPr>
          <w:rFonts w:ascii="Source Code Pro Semibold" w:hAnsi="Source Code Pro Semibold"/>
          <w:color w:val="000000"/>
          <w:sz w:val="22"/>
          <w:szCs w:val="22"/>
        </w:rPr>
        <w:t>Intent(getApplicationContext(), DriverActivity.</w:t>
      </w:r>
      <w:r w:rsidRPr="0076614E">
        <w:rPr>
          <w:rFonts w:ascii="Source Code Pro Semibold" w:hAnsi="Source Code Pro Semibold"/>
          <w:b/>
          <w:bCs/>
          <w:color w:val="000080"/>
          <w:sz w:val="22"/>
          <w:szCs w:val="22"/>
        </w:rPr>
        <w:t>class</w:t>
      </w:r>
      <w:r w:rsidRPr="0076614E">
        <w:rPr>
          <w:rFonts w:ascii="Source Code Pro Semibold" w:hAnsi="Source Code Pro Semibold"/>
          <w:color w:val="000000"/>
          <w:sz w:val="22"/>
          <w:szCs w:val="22"/>
        </w:rPr>
        <w:t>);</w:t>
      </w:r>
      <w:r w:rsidRPr="0076614E">
        <w:rPr>
          <w:rFonts w:ascii="Source Code Pro Semibold" w:hAnsi="Source Code Pro Semibold"/>
          <w:color w:val="000000"/>
          <w:sz w:val="22"/>
          <w:szCs w:val="22"/>
        </w:rPr>
        <w:br/>
        <w:t xml:space="preserve">                                startActivity(intent);</w:t>
      </w:r>
      <w:r w:rsidRPr="0076614E">
        <w:rPr>
          <w:rFonts w:ascii="Source Code Pro Semibold" w:hAnsi="Source Code Pro Semibold"/>
          <w:color w:val="000000"/>
          <w:sz w:val="22"/>
          <w:szCs w:val="22"/>
        </w:rPr>
        <w:br/>
        <w:t xml:space="preserve">                                finish();</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t xml:space="preserve">        });</w:t>
      </w:r>
      <w:r w:rsidRPr="0076614E">
        <w:rPr>
          <w:rFonts w:ascii="Source Code Pro Semibold" w:hAnsi="Source Code Pro Semibold"/>
          <w:color w:val="000000"/>
          <w:sz w:val="22"/>
          <w:szCs w:val="22"/>
        </w:rPr>
        <w:br/>
      </w:r>
      <w:r w:rsidRPr="0076614E">
        <w:rPr>
          <w:rFonts w:ascii="Source Code Pro Semibold" w:hAnsi="Source Code Pro Semibold"/>
          <w:color w:val="000000"/>
          <w:sz w:val="22"/>
          <w:szCs w:val="22"/>
        </w:rPr>
        <w:br/>
        <w:t xml:space="preserve">    }</w:t>
      </w:r>
    </w:p>
    <w:p w14:paraId="2ABC685E" w14:textId="2E68F03E" w:rsidR="00D97625" w:rsidRDefault="00D97625" w:rsidP="00D97625">
      <w:pPr>
        <w:pStyle w:val="Heading3"/>
      </w:pPr>
      <w:bookmarkStart w:id="71" w:name="_Toc57981374"/>
      <w:r>
        <w:lastRenderedPageBreak/>
        <w:t>Login Activity</w:t>
      </w:r>
      <w:r w:rsidR="005D2A35">
        <w:t xml:space="preserve"> android code</w:t>
      </w:r>
      <w:bookmarkEnd w:id="71"/>
    </w:p>
    <w:p w14:paraId="0AD554D1" w14:textId="77777777" w:rsidR="005D2A35" w:rsidRPr="005D2A35" w:rsidRDefault="005D2A35" w:rsidP="005D2A35"/>
    <w:p w14:paraId="03A6DC67" w14:textId="77777777" w:rsidR="00576C85" w:rsidRDefault="00D97625" w:rsidP="00D97625">
      <w:pPr>
        <w:pStyle w:val="HTMLPreformatted"/>
        <w:shd w:val="clear" w:color="auto" w:fill="FFFFFF"/>
        <w:rPr>
          <w:rFonts w:ascii="Source Code Pro Semibold" w:hAnsi="Source Code Pro Semibold"/>
          <w:i/>
          <w:iCs/>
          <w:color w:val="808080"/>
          <w:sz w:val="23"/>
          <w:szCs w:val="23"/>
        </w:rPr>
      </w:pPr>
      <w:r>
        <w:rPr>
          <w:rFonts w:ascii="Source Code Pro Semibold" w:hAnsi="Source Code Pro Semibold"/>
          <w:b/>
          <w:bCs/>
          <w:color w:val="000080"/>
          <w:sz w:val="23"/>
          <w:szCs w:val="23"/>
        </w:rPr>
        <w:t xml:space="preserve">public class </w:t>
      </w:r>
      <w:r>
        <w:rPr>
          <w:rFonts w:ascii="Source Code Pro Semibold" w:hAnsi="Source Code Pro Semibold"/>
          <w:color w:val="000000"/>
          <w:sz w:val="23"/>
          <w:szCs w:val="23"/>
        </w:rPr>
        <w:t xml:space="preserve">LoginActivity </w:t>
      </w:r>
      <w:r>
        <w:rPr>
          <w:rFonts w:ascii="Source Code Pro Semibold" w:hAnsi="Source Code Pro Semibold"/>
          <w:b/>
          <w:bCs/>
          <w:color w:val="000080"/>
          <w:sz w:val="23"/>
          <w:szCs w:val="23"/>
        </w:rPr>
        <w:t xml:space="preserve">extends </w:t>
      </w:r>
      <w:r>
        <w:rPr>
          <w:rFonts w:ascii="Source Code Pro Semibold" w:hAnsi="Source Code Pro Semibold"/>
          <w:color w:val="000000"/>
          <w:sz w:val="23"/>
          <w:szCs w:val="23"/>
        </w:rPr>
        <w:t>AppCompatActivity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EditText </w:t>
      </w:r>
      <w:r>
        <w:rPr>
          <w:rFonts w:ascii="Source Code Pro Semibold" w:hAnsi="Source Code Pro Semibold"/>
          <w:b/>
          <w:bCs/>
          <w:color w:val="660E7A"/>
          <w:sz w:val="23"/>
          <w:szCs w:val="23"/>
        </w:rPr>
        <w:t>inputEmail</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inputPassword</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ProgressBar </w:t>
      </w:r>
      <w:r>
        <w:rPr>
          <w:rFonts w:ascii="Source Code Pro Semibold" w:hAnsi="Source Code Pro Semibold"/>
          <w:b/>
          <w:bCs/>
          <w:color w:val="660E7A"/>
          <w:sz w:val="23"/>
          <w:szCs w:val="23"/>
        </w:rPr>
        <w:t>progressBar</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Button </w:t>
      </w:r>
      <w:r>
        <w:rPr>
          <w:rFonts w:ascii="Source Code Pro Semibold" w:hAnsi="Source Code Pro Semibold"/>
          <w:b/>
          <w:bCs/>
          <w:color w:val="660E7A"/>
          <w:sz w:val="23"/>
          <w:szCs w:val="23"/>
        </w:rPr>
        <w:t>btnSignup</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btnLogin</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btnReset</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protected void </w:t>
      </w:r>
      <w:r>
        <w:rPr>
          <w:rFonts w:ascii="Source Code Pro Semibold" w:hAnsi="Source Code Pro Semibold"/>
          <w:color w:val="000000"/>
          <w:sz w:val="23"/>
          <w:szCs w:val="23"/>
        </w:rPr>
        <w:t>onCreate(Bundle savedInstanceState) {</w:t>
      </w:r>
      <w:r>
        <w:rPr>
          <w:rFonts w:ascii="Source Code Pro Semibold" w:hAnsi="Source Code Pro Semibold"/>
          <w:color w:val="000000"/>
          <w:sz w:val="23"/>
          <w:szCs w:val="23"/>
        </w:rPr>
        <w:br/>
      </w:r>
      <w:r>
        <w:rPr>
          <w:rFonts w:ascii="Source Code Pro Semibold" w:hAnsi="Source Code Pro Semibold"/>
          <w:b/>
          <w:bCs/>
          <w:color w:val="000080"/>
          <w:sz w:val="23"/>
          <w:szCs w:val="23"/>
        </w:rPr>
        <w:t>super</w:t>
      </w:r>
      <w:r>
        <w:rPr>
          <w:rFonts w:ascii="Source Code Pro Semibold" w:hAnsi="Source Code Pro Semibold"/>
          <w:color w:val="000000"/>
          <w:sz w:val="23"/>
          <w:szCs w:val="23"/>
        </w:rPr>
        <w:t>.onCreate(savedInstanceState);</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i/>
          <w:iCs/>
          <w:color w:val="808080"/>
          <w:sz w:val="23"/>
          <w:szCs w:val="23"/>
        </w:rPr>
        <w:t>// set the view now</w:t>
      </w:r>
    </w:p>
    <w:p w14:paraId="060B5855" w14:textId="7C487B15" w:rsidR="00576C85" w:rsidRDefault="00D97625" w:rsidP="00D97625">
      <w:pPr>
        <w:pStyle w:val="HTMLPreformatted"/>
        <w:shd w:val="clear" w:color="auto" w:fill="FFFFFF"/>
        <w:rPr>
          <w:rFonts w:ascii="Source Code Pro Semibold" w:hAnsi="Source Code Pro Semibold"/>
          <w:i/>
          <w:iCs/>
          <w:color w:val="808080"/>
          <w:sz w:val="23"/>
          <w:szCs w:val="23"/>
        </w:rPr>
      </w:pPr>
      <w:r>
        <w:rPr>
          <w:rFonts w:ascii="Source Code Pro Semibold" w:hAnsi="Source Code Pro Semibold"/>
          <w:i/>
          <w:iCs/>
          <w:color w:val="808080"/>
          <w:sz w:val="23"/>
          <w:szCs w:val="23"/>
        </w:rPr>
        <w:br/>
      </w:r>
      <w:r>
        <w:rPr>
          <w:rFonts w:ascii="Source Code Pro Semibold" w:hAnsi="Source Code Pro Semibold"/>
          <w:color w:val="000000"/>
          <w:sz w:val="23"/>
          <w:szCs w:val="23"/>
        </w:rPr>
        <w:t>setContentView(R.layout.</w:t>
      </w:r>
      <w:r>
        <w:rPr>
          <w:rFonts w:ascii="Source Code Pro Semibold" w:hAnsi="Source Code Pro Semibold"/>
          <w:b/>
          <w:bCs/>
          <w:i/>
          <w:iCs/>
          <w:color w:val="660E7A"/>
          <w:sz w:val="23"/>
          <w:szCs w:val="23"/>
        </w:rPr>
        <w:t>activity_login</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inputEmail </w:t>
      </w:r>
      <w:r>
        <w:rPr>
          <w:rFonts w:ascii="Source Code Pro Semibold" w:hAnsi="Source Code Pro Semibold"/>
          <w:color w:val="000000"/>
          <w:sz w:val="23"/>
          <w:szCs w:val="23"/>
        </w:rPr>
        <w:t>= findViewById(R.id.</w:t>
      </w:r>
      <w:r>
        <w:rPr>
          <w:rFonts w:ascii="Source Code Pro Semibold" w:hAnsi="Source Code Pro Semibold"/>
          <w:b/>
          <w:bCs/>
          <w:i/>
          <w:iCs/>
          <w:color w:val="660E7A"/>
          <w:sz w:val="23"/>
          <w:szCs w:val="23"/>
        </w:rPr>
        <w:t>email</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inputPassword </w:t>
      </w:r>
      <w:r>
        <w:rPr>
          <w:rFonts w:ascii="Source Code Pro Semibold" w:hAnsi="Source Code Pro Semibold"/>
          <w:color w:val="000000"/>
          <w:sz w:val="23"/>
          <w:szCs w:val="23"/>
        </w:rPr>
        <w:t>= (EditText) findViewById(R.id.</w:t>
      </w:r>
      <w:r>
        <w:rPr>
          <w:rFonts w:ascii="Source Code Pro Semibold" w:hAnsi="Source Code Pro Semibold"/>
          <w:b/>
          <w:bCs/>
          <w:i/>
          <w:iCs/>
          <w:color w:val="660E7A"/>
          <w:sz w:val="23"/>
          <w:szCs w:val="23"/>
        </w:rPr>
        <w:t>password</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progressBar </w:t>
      </w:r>
      <w:r>
        <w:rPr>
          <w:rFonts w:ascii="Source Code Pro Semibold" w:hAnsi="Source Code Pro Semibold"/>
          <w:color w:val="000000"/>
          <w:sz w:val="23"/>
          <w:szCs w:val="23"/>
        </w:rPr>
        <w:t>= (ProgressBar) findViewById(R.id.</w:t>
      </w:r>
      <w:r>
        <w:rPr>
          <w:rFonts w:ascii="Source Code Pro Semibold" w:hAnsi="Source Code Pro Semibold"/>
          <w:b/>
          <w:bCs/>
          <w:i/>
          <w:iCs/>
          <w:color w:val="660E7A"/>
          <w:sz w:val="23"/>
          <w:szCs w:val="23"/>
        </w:rPr>
        <w:t>progressBar</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btnSignup </w:t>
      </w:r>
      <w:r>
        <w:rPr>
          <w:rFonts w:ascii="Source Code Pro Semibold" w:hAnsi="Source Code Pro Semibold"/>
          <w:color w:val="000000"/>
          <w:sz w:val="23"/>
          <w:szCs w:val="23"/>
        </w:rPr>
        <w:t>= (Button) findViewById(R.id.</w:t>
      </w:r>
      <w:r>
        <w:rPr>
          <w:rFonts w:ascii="Source Code Pro Semibold" w:hAnsi="Source Code Pro Semibold"/>
          <w:b/>
          <w:bCs/>
          <w:i/>
          <w:iCs/>
          <w:color w:val="660E7A"/>
          <w:sz w:val="23"/>
          <w:szCs w:val="23"/>
        </w:rPr>
        <w:t>btn_signup</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btnLogin </w:t>
      </w:r>
      <w:r>
        <w:rPr>
          <w:rFonts w:ascii="Source Code Pro Semibold" w:hAnsi="Source Code Pro Semibold"/>
          <w:color w:val="000000"/>
          <w:sz w:val="23"/>
          <w:szCs w:val="23"/>
        </w:rPr>
        <w:t>= (Button) findViewById(R.id.</w:t>
      </w:r>
      <w:r>
        <w:rPr>
          <w:rFonts w:ascii="Source Code Pro Semibold" w:hAnsi="Source Code Pro Semibold"/>
          <w:b/>
          <w:bCs/>
          <w:i/>
          <w:iCs/>
          <w:color w:val="660E7A"/>
          <w:sz w:val="23"/>
          <w:szCs w:val="23"/>
        </w:rPr>
        <w:t>btn_login</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btnReset </w:t>
      </w:r>
      <w:r>
        <w:rPr>
          <w:rFonts w:ascii="Source Code Pro Semibold" w:hAnsi="Source Code Pro Semibold"/>
          <w:color w:val="000000"/>
          <w:sz w:val="23"/>
          <w:szCs w:val="23"/>
        </w:rPr>
        <w:t>= (Button) findViewById(R.id.</w:t>
      </w:r>
      <w:r>
        <w:rPr>
          <w:rFonts w:ascii="Source Code Pro Semibold" w:hAnsi="Source Code Pro Semibold"/>
          <w:b/>
          <w:bCs/>
          <w:i/>
          <w:iCs/>
          <w:color w:val="660E7A"/>
          <w:sz w:val="23"/>
          <w:szCs w:val="23"/>
        </w:rPr>
        <w:t>btn_reset_password</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btnSignup</w:t>
      </w:r>
      <w:r>
        <w:rPr>
          <w:rFonts w:ascii="Source Code Pro Semibold" w:hAnsi="Source Code Pro Semibold"/>
          <w:color w:val="000000"/>
          <w:sz w:val="23"/>
          <w:szCs w:val="23"/>
        </w:rPr>
        <w:t>.setOnClickListener(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View.OnClickListener()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onClick(View v) {</w:t>
      </w:r>
      <w:r>
        <w:rPr>
          <w:rFonts w:ascii="Source Code Pro Semibold" w:hAnsi="Source Code Pro Semibold"/>
          <w:color w:val="000000"/>
          <w:sz w:val="23"/>
          <w:szCs w:val="23"/>
        </w:rPr>
        <w:br/>
        <w:t xml:space="preserve">                startActivity(</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Intent(LoginActivity.</w:t>
      </w:r>
      <w:r>
        <w:rPr>
          <w:rFonts w:ascii="Source Code Pro Semibold" w:hAnsi="Source Code Pro Semibold"/>
          <w:b/>
          <w:bCs/>
          <w:color w:val="000080"/>
          <w:sz w:val="23"/>
          <w:szCs w:val="23"/>
        </w:rPr>
        <w:t>this</w:t>
      </w:r>
      <w:r>
        <w:rPr>
          <w:rFonts w:ascii="Source Code Pro Semibold" w:hAnsi="Source Code Pro Semibold"/>
          <w:color w:val="000000"/>
          <w:sz w:val="23"/>
          <w:szCs w:val="23"/>
        </w:rPr>
        <w:t>, SignupActivity.</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btnLogin</w:t>
      </w:r>
      <w:r>
        <w:rPr>
          <w:rFonts w:ascii="Source Code Pro Semibold" w:hAnsi="Source Code Pro Semibold"/>
          <w:color w:val="000000"/>
          <w:sz w:val="23"/>
          <w:szCs w:val="23"/>
        </w:rPr>
        <w:t>.setOnClickListener(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View.OnClickListener()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onClick(View v) {</w:t>
      </w:r>
      <w:r>
        <w:rPr>
          <w:rFonts w:ascii="Source Code Pro Semibold" w:hAnsi="Source Code Pro Semibold"/>
          <w:color w:val="000000"/>
          <w:sz w:val="23"/>
          <w:szCs w:val="23"/>
        </w:rPr>
        <w:br/>
        <w:t xml:space="preserve">                String email = </w:t>
      </w:r>
      <w:r>
        <w:rPr>
          <w:rFonts w:ascii="Source Code Pro Semibold" w:hAnsi="Source Code Pro Semibold"/>
          <w:b/>
          <w:bCs/>
          <w:color w:val="660E7A"/>
          <w:sz w:val="23"/>
          <w:szCs w:val="23"/>
        </w:rPr>
        <w:t>inputEmail</w:t>
      </w:r>
      <w:r>
        <w:rPr>
          <w:rFonts w:ascii="Source Code Pro Semibold" w:hAnsi="Source Code Pro Semibold"/>
          <w:color w:val="000000"/>
          <w:sz w:val="23"/>
          <w:szCs w:val="23"/>
        </w:rPr>
        <w:t>.getText().toString();</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 xml:space="preserve">String password = </w:t>
      </w:r>
      <w:r>
        <w:rPr>
          <w:rFonts w:ascii="Source Code Pro Semibold" w:hAnsi="Source Code Pro Semibold"/>
          <w:b/>
          <w:bCs/>
          <w:color w:val="660E7A"/>
          <w:sz w:val="23"/>
          <w:szCs w:val="23"/>
        </w:rPr>
        <w:t>inputPassword</w:t>
      </w:r>
      <w:r>
        <w:rPr>
          <w:rFonts w:ascii="Source Code Pro Semibold" w:hAnsi="Source Code Pro Semibold"/>
          <w:color w:val="000000"/>
          <w:sz w:val="23"/>
          <w:szCs w:val="23"/>
        </w:rPr>
        <w:t>.getText().toString();</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(TextUtils.</w:t>
      </w:r>
      <w:r>
        <w:rPr>
          <w:rFonts w:ascii="Source Code Pro Semibold" w:hAnsi="Source Code Pro Semibold"/>
          <w:i/>
          <w:iCs/>
          <w:color w:val="000000"/>
          <w:sz w:val="23"/>
          <w:szCs w:val="23"/>
        </w:rPr>
        <w:t>isEmpty</w:t>
      </w:r>
      <w:r>
        <w:rPr>
          <w:rFonts w:ascii="Source Code Pro Semibold" w:hAnsi="Source Code Pro Semibold"/>
          <w:color w:val="000000"/>
          <w:sz w:val="23"/>
          <w:szCs w:val="23"/>
        </w:rPr>
        <w:t>(email))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"Enter email address!"</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(TextUtils.</w:t>
      </w:r>
      <w:r>
        <w:rPr>
          <w:rFonts w:ascii="Source Code Pro Semibold" w:hAnsi="Source Code Pro Semibold"/>
          <w:i/>
          <w:iCs/>
          <w:color w:val="000000"/>
          <w:sz w:val="23"/>
          <w:szCs w:val="23"/>
        </w:rPr>
        <w:t>isEmpty</w:t>
      </w:r>
      <w:r>
        <w:rPr>
          <w:rFonts w:ascii="Source Code Pro Semibold" w:hAnsi="Source Code Pro Semibold"/>
          <w:color w:val="000000"/>
          <w:sz w:val="23"/>
          <w:szCs w:val="23"/>
        </w:rPr>
        <w:t>(password))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"Enter password!"</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lastRenderedPageBreak/>
        <w:br/>
      </w:r>
      <w:r>
        <w:rPr>
          <w:rFonts w:ascii="Source Code Pro Semibold" w:hAnsi="Source Code Pro Semibold"/>
          <w:b/>
          <w:bCs/>
          <w:color w:val="660E7A"/>
          <w:sz w:val="23"/>
          <w:szCs w:val="23"/>
        </w:rPr>
        <w:t>progressBar</w:t>
      </w:r>
      <w:r>
        <w:rPr>
          <w:rFonts w:ascii="Source Code Pro Semibold" w:hAnsi="Source Code Pro Semibold"/>
          <w:color w:val="000000"/>
          <w:sz w:val="23"/>
          <w:szCs w:val="23"/>
        </w:rPr>
        <w:t>.setVisibility(View.</w:t>
      </w:r>
      <w:r>
        <w:rPr>
          <w:rFonts w:ascii="Source Code Pro Semibold" w:hAnsi="Source Code Pro Semibold"/>
          <w:b/>
          <w:bCs/>
          <w:i/>
          <w:iCs/>
          <w:color w:val="660E7A"/>
          <w:sz w:val="23"/>
          <w:szCs w:val="23"/>
        </w:rPr>
        <w:t>VISIBLE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i/>
          <w:iCs/>
          <w:color w:val="808080"/>
          <w:sz w:val="23"/>
          <w:szCs w:val="23"/>
        </w:rPr>
        <w:t>//authenticate user</w:t>
      </w:r>
    </w:p>
    <w:p w14:paraId="53E7542E" w14:textId="7844E4D3" w:rsidR="00C414FA" w:rsidRDefault="00D97625" w:rsidP="00D97625">
      <w:pPr>
        <w:pStyle w:val="HTMLPreformatted"/>
        <w:shd w:val="clear" w:color="auto" w:fill="FFFFFF"/>
        <w:rPr>
          <w:rFonts w:ascii="Source Code Pro Semibold" w:hAnsi="Source Code Pro Semibold"/>
          <w:color w:val="000000"/>
          <w:sz w:val="23"/>
          <w:szCs w:val="23"/>
        </w:rPr>
      </w:pPr>
      <w:r>
        <w:rPr>
          <w:rFonts w:ascii="Source Code Pro Semibold" w:hAnsi="Source Code Pro Semibold"/>
          <w:i/>
          <w:iCs/>
          <w:color w:val="808080"/>
          <w:sz w:val="23"/>
          <w:szCs w:val="23"/>
        </w:rPr>
        <w:br/>
      </w:r>
      <w:r>
        <w:rPr>
          <w:rFonts w:ascii="Source Code Pro Semibold" w:hAnsi="Source Code Pro Semibold"/>
          <w:color w:val="000000"/>
          <w:sz w:val="23"/>
          <w:szCs w:val="23"/>
        </w:rPr>
        <w:t>MyFirebase.</w:t>
      </w:r>
      <w:r>
        <w:rPr>
          <w:rFonts w:ascii="Source Code Pro Semibold" w:hAnsi="Source Code Pro Semibold"/>
          <w:i/>
          <w:iCs/>
          <w:color w:val="660E7A"/>
          <w:sz w:val="23"/>
          <w:szCs w:val="23"/>
        </w:rPr>
        <w:t>auth</w:t>
      </w:r>
      <w:r>
        <w:rPr>
          <w:rFonts w:ascii="Source Code Pro Semibold" w:hAnsi="Source Code Pro Semibold"/>
          <w:color w:val="000000"/>
          <w:sz w:val="23"/>
          <w:szCs w:val="23"/>
        </w:rPr>
        <w:t>.signInWithEmailAndPassword(email, password)</w:t>
      </w:r>
      <w:r>
        <w:rPr>
          <w:rFonts w:ascii="Source Code Pro Semibold" w:hAnsi="Source Code Pro Semibold"/>
          <w:color w:val="000000"/>
          <w:sz w:val="23"/>
          <w:szCs w:val="23"/>
        </w:rPr>
        <w:br/>
        <w:t xml:space="preserve">                        .addOnCompleteListener(LoginActivity.</w:t>
      </w:r>
      <w:r>
        <w:rPr>
          <w:rFonts w:ascii="Source Code Pro Semibold" w:hAnsi="Source Code Pro Semibold"/>
          <w:b/>
          <w:bCs/>
          <w:color w:val="000080"/>
          <w:sz w:val="23"/>
          <w:szCs w:val="23"/>
        </w:rPr>
        <w:t>this</w:t>
      </w:r>
      <w:r>
        <w:rPr>
          <w:rFonts w:ascii="Source Code Pro Semibold" w:hAnsi="Source Code Pro Semibold"/>
          <w:color w:val="000000"/>
          <w:sz w:val="23"/>
          <w:szCs w:val="23"/>
        </w:rPr>
        <w:t xml:space="preserve">,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OnCompleteListener&lt;AuthResult&gt;()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onComplete(</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Task&lt;AuthResult&gt; task) {</w:t>
      </w:r>
      <w:r>
        <w:rPr>
          <w:rFonts w:ascii="Source Code Pro Semibold" w:hAnsi="Source Code Pro Semibold"/>
          <w:color w:val="000000"/>
          <w:sz w:val="23"/>
          <w:szCs w:val="23"/>
        </w:rPr>
        <w:br/>
      </w:r>
      <w:r>
        <w:rPr>
          <w:rFonts w:ascii="Source Code Pro Semibold" w:hAnsi="Source Code Pro Semibold"/>
          <w:b/>
          <w:bCs/>
          <w:color w:val="660E7A"/>
          <w:sz w:val="23"/>
          <w:szCs w:val="23"/>
        </w:rPr>
        <w:t>progressBar</w:t>
      </w:r>
      <w:r>
        <w:rPr>
          <w:rFonts w:ascii="Source Code Pro Semibold" w:hAnsi="Source Code Pro Semibold"/>
          <w:color w:val="000000"/>
          <w:sz w:val="23"/>
          <w:szCs w:val="23"/>
        </w:rPr>
        <w:t>.setVisibility(View.</w:t>
      </w:r>
      <w:r>
        <w:rPr>
          <w:rFonts w:ascii="Source Code Pro Semibold" w:hAnsi="Source Code Pro Semibold"/>
          <w:b/>
          <w:bCs/>
          <w:i/>
          <w:iCs/>
          <w:color w:val="660E7A"/>
          <w:sz w:val="23"/>
          <w:szCs w:val="23"/>
        </w:rPr>
        <w:t>GONE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(!task.isSuccessful()) {</w:t>
      </w:r>
      <w:r>
        <w:rPr>
          <w:rFonts w:ascii="Source Code Pro Semibold" w:hAnsi="Source Code Pro Semibold"/>
          <w:color w:val="000000"/>
          <w:sz w:val="23"/>
          <w:szCs w:val="23"/>
        </w:rPr>
        <w:br/>
      </w:r>
      <w:r>
        <w:rPr>
          <w:rFonts w:ascii="Source Code Pro Semibold" w:hAnsi="Source Code Pro Semibold"/>
          <w:i/>
          <w:iCs/>
          <w:color w:val="808080"/>
          <w:sz w:val="23"/>
          <w:szCs w:val="23"/>
        </w:rPr>
        <w:t>// there was an error</w:t>
      </w:r>
      <w:r>
        <w:rPr>
          <w:rFonts w:ascii="Source Code Pro Semibold" w:hAnsi="Source Code Pro Semibold"/>
          <w:i/>
          <w:iCs/>
          <w:color w:val="80808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w:t>
      </w:r>
      <w:r>
        <w:rPr>
          <w:rFonts w:ascii="Source Code Pro Semibold" w:hAnsi="Source Code Pro Semibold"/>
          <w:color w:val="660E7A"/>
          <w:sz w:val="23"/>
          <w:szCs w:val="23"/>
        </w:rPr>
        <w:t>password</w:t>
      </w:r>
      <w:r>
        <w:rPr>
          <w:rFonts w:ascii="Source Code Pro Semibold" w:hAnsi="Source Code Pro Semibold"/>
          <w:color w:val="000000"/>
          <w:sz w:val="23"/>
          <w:szCs w:val="23"/>
        </w:rPr>
        <w:t>.length() &lt;</w:t>
      </w:r>
      <w:r>
        <w:rPr>
          <w:rFonts w:ascii="Source Code Pro Semibold" w:hAnsi="Source Code Pro Semibold"/>
          <w:color w:val="0000FF"/>
          <w:sz w:val="23"/>
          <w:szCs w:val="23"/>
        </w:rPr>
        <w:t>6</w:t>
      </w:r>
      <w:r>
        <w:rPr>
          <w:rFonts w:ascii="Source Code Pro Semibold" w:hAnsi="Source Code Pro Semibold"/>
          <w:color w:val="000000"/>
          <w:sz w:val="23"/>
          <w:szCs w:val="23"/>
        </w:rPr>
        <w:t>) {</w:t>
      </w:r>
      <w:r>
        <w:rPr>
          <w:rFonts w:ascii="Source Code Pro Semibold" w:hAnsi="Source Code Pro Semibold"/>
          <w:color w:val="000000"/>
          <w:sz w:val="23"/>
          <w:szCs w:val="23"/>
        </w:rPr>
        <w:br/>
      </w:r>
      <w:r>
        <w:rPr>
          <w:rFonts w:ascii="Source Code Pro Semibold" w:hAnsi="Source Code Pro Semibold"/>
          <w:b/>
          <w:bCs/>
          <w:color w:val="660E7A"/>
          <w:sz w:val="23"/>
          <w:szCs w:val="23"/>
        </w:rPr>
        <w:t>inputPassword</w:t>
      </w:r>
      <w:r>
        <w:rPr>
          <w:rFonts w:ascii="Source Code Pro Semibold" w:hAnsi="Source Code Pro Semibold"/>
          <w:color w:val="000000"/>
          <w:sz w:val="23"/>
          <w:szCs w:val="23"/>
        </w:rPr>
        <w:t>.setError(getString(R.string.</w:t>
      </w:r>
      <w:r>
        <w:rPr>
          <w:rFonts w:ascii="Source Code Pro Semibold" w:hAnsi="Source Code Pro Semibold"/>
          <w:b/>
          <w:bCs/>
          <w:i/>
          <w:iCs/>
          <w:color w:val="660E7A"/>
          <w:sz w:val="23"/>
          <w:szCs w:val="23"/>
        </w:rPr>
        <w:t>minimum_password</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 </w:t>
      </w:r>
      <w:r>
        <w:rPr>
          <w:rFonts w:ascii="Source Code Pro Semibold" w:hAnsi="Source Code Pro Semibold"/>
          <w:b/>
          <w:bCs/>
          <w:color w:val="000080"/>
          <w:sz w:val="23"/>
          <w:szCs w:val="23"/>
        </w:rPr>
        <w:t xml:space="preserve">else </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(LoginActivity.</w:t>
      </w:r>
      <w:r>
        <w:rPr>
          <w:rFonts w:ascii="Source Code Pro Semibold" w:hAnsi="Source Code Pro Semibold"/>
          <w:b/>
          <w:bCs/>
          <w:color w:val="000080"/>
          <w:sz w:val="23"/>
          <w:szCs w:val="23"/>
        </w:rPr>
        <w:t>this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getString(R.string.</w:t>
      </w:r>
      <w:r>
        <w:rPr>
          <w:rFonts w:ascii="Source Code Pro Semibold" w:hAnsi="Source Code Pro Semibold"/>
          <w:b/>
          <w:bCs/>
          <w:i/>
          <w:iCs/>
          <w:color w:val="660E7A"/>
          <w:sz w:val="23"/>
          <w:szCs w:val="23"/>
        </w:rPr>
        <w:t>auth_failed</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Toast.</w:t>
      </w:r>
      <w:r>
        <w:rPr>
          <w:rFonts w:ascii="Source Code Pro Semibold" w:hAnsi="Source Code Pro Semibold"/>
          <w:b/>
          <w:bCs/>
          <w:i/>
          <w:iCs/>
          <w:color w:val="660E7A"/>
          <w:sz w:val="23"/>
          <w:szCs w:val="23"/>
        </w:rPr>
        <w:t>LENGTH_LONG</w:t>
      </w:r>
      <w:r>
        <w:rPr>
          <w:rFonts w:ascii="Source Code Pro Semibold" w:hAnsi="Source Code Pro Semibold"/>
          <w:color w:val="000000"/>
          <w:sz w:val="23"/>
          <w:szCs w:val="23"/>
        </w:rPr>
        <w:t>).show();</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p>
    <w:p w14:paraId="161BCF4A" w14:textId="70147DC7" w:rsidR="00C414FA" w:rsidRDefault="00D97625" w:rsidP="00D97625">
      <w:pPr>
        <w:pStyle w:val="HTMLPreformatted"/>
        <w:shd w:val="clear" w:color="auto" w:fill="FFFFFF"/>
        <w:rPr>
          <w:rFonts w:ascii="Source Code Pro Semibold" w:hAnsi="Source Code Pro Semibold"/>
          <w:color w:val="808000"/>
          <w:sz w:val="23"/>
          <w:szCs w:val="23"/>
        </w:rPr>
      </w:pPr>
      <w:r>
        <w:rPr>
          <w:rFonts w:ascii="Source Code Pro Semibold" w:hAnsi="Source Code Pro Semibold"/>
          <w:color w:val="000000"/>
          <w:sz w:val="23"/>
          <w:szCs w:val="23"/>
        </w:rPr>
        <w:t xml:space="preserve"> </w:t>
      </w:r>
      <w:r>
        <w:rPr>
          <w:rFonts w:ascii="Source Code Pro Semibold" w:hAnsi="Source Code Pro Semibold"/>
          <w:b/>
          <w:bCs/>
          <w:color w:val="000080"/>
          <w:sz w:val="23"/>
          <w:szCs w:val="23"/>
        </w:rPr>
        <w:t xml:space="preserve">else </w:t>
      </w:r>
      <w:r>
        <w:rPr>
          <w:rFonts w:ascii="Source Code Pro Semibold" w:hAnsi="Source Code Pro Semibold"/>
          <w:color w:val="000000"/>
          <w:sz w:val="23"/>
          <w:szCs w:val="23"/>
        </w:rPr>
        <w:t>{</w:t>
      </w:r>
      <w:r>
        <w:rPr>
          <w:rFonts w:ascii="Source Code Pro Semibold" w:hAnsi="Source Code Pro Semibold"/>
          <w:color w:val="000000"/>
          <w:sz w:val="23"/>
          <w:szCs w:val="23"/>
        </w:rPr>
        <w:br/>
        <w:t>FirebaseUser firebaseUser = FirebaseAuth.</w:t>
      </w:r>
      <w:r>
        <w:rPr>
          <w:rFonts w:ascii="Source Code Pro Semibold" w:hAnsi="Source Code Pro Semibold"/>
          <w:i/>
          <w:iCs/>
          <w:color w:val="000000"/>
          <w:sz w:val="23"/>
          <w:szCs w:val="23"/>
        </w:rPr>
        <w:t>getInstance</w:t>
      </w:r>
      <w:r>
        <w:rPr>
          <w:rFonts w:ascii="Source Code Pro Semibold" w:hAnsi="Source Code Pro Semibold"/>
          <w:color w:val="000000"/>
          <w:sz w:val="23"/>
          <w:szCs w:val="23"/>
        </w:rPr>
        <w:t>().getCurrentUser();</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MyFirebase.</w:t>
      </w:r>
      <w:r>
        <w:rPr>
          <w:rFonts w:ascii="Source Code Pro Semibold" w:hAnsi="Source Code Pro Semibold"/>
          <w:i/>
          <w:iCs/>
          <w:color w:val="660E7A"/>
          <w:sz w:val="23"/>
          <w:szCs w:val="23"/>
        </w:rPr>
        <w:t>firebaseDatabase</w:t>
      </w:r>
      <w:r>
        <w:rPr>
          <w:rFonts w:ascii="Source Code Pro Semibold" w:hAnsi="Source Code Pro Semibold"/>
          <w:color w:val="000000"/>
          <w:sz w:val="23"/>
          <w:szCs w:val="23"/>
        </w:rPr>
        <w:t>.getReference().child(</w:t>
      </w:r>
      <w:r>
        <w:rPr>
          <w:rFonts w:ascii="Source Code Pro Semibold" w:hAnsi="Source Code Pro Semibold"/>
          <w:b/>
          <w:bCs/>
          <w:color w:val="008000"/>
          <w:sz w:val="23"/>
          <w:szCs w:val="23"/>
        </w:rPr>
        <w:t>"users"</w:t>
      </w:r>
      <w:r>
        <w:rPr>
          <w:rFonts w:ascii="Source Code Pro Semibold" w:hAnsi="Source Code Pro Semibold"/>
          <w:color w:val="000000"/>
          <w:sz w:val="23"/>
          <w:szCs w:val="23"/>
        </w:rPr>
        <w:t>).child(firebaseUser.getUid()).addValueEventListener(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ValueEventListener() {</w:t>
      </w:r>
      <w:r>
        <w:rPr>
          <w:rFonts w:ascii="Source Code Pro Semibold" w:hAnsi="Source Code Pro Semibold"/>
          <w:color w:val="000000"/>
          <w:sz w:val="23"/>
          <w:szCs w:val="23"/>
        </w:rPr>
        <w:br/>
      </w:r>
    </w:p>
    <w:p w14:paraId="200E5818" w14:textId="77777777" w:rsidR="00576C85" w:rsidRDefault="00D97625" w:rsidP="00D97625">
      <w:pPr>
        <w:pStyle w:val="HTMLPreformatted"/>
        <w:shd w:val="clear" w:color="auto" w:fill="FFFFFF"/>
        <w:rPr>
          <w:rFonts w:ascii="Source Code Pro Semibold" w:hAnsi="Source Code Pro Semibold"/>
          <w:color w:val="000000"/>
          <w:sz w:val="23"/>
          <w:szCs w:val="23"/>
        </w:rPr>
      </w:pP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onDataChange(DataSnapshot dataSnapshot) {</w:t>
      </w:r>
      <w:r>
        <w:rPr>
          <w:rFonts w:ascii="Source Code Pro Semibold" w:hAnsi="Source Code Pro Semibold"/>
          <w:color w:val="000000"/>
          <w:sz w:val="23"/>
          <w:szCs w:val="23"/>
        </w:rPr>
        <w:br/>
        <w:t xml:space="preserve">  Common.</w:t>
      </w:r>
      <w:r>
        <w:rPr>
          <w:rFonts w:ascii="Source Code Pro Semibold" w:hAnsi="Source Code Pro Semibold"/>
          <w:i/>
          <w:iCs/>
          <w:color w:val="660E7A"/>
          <w:sz w:val="23"/>
          <w:szCs w:val="23"/>
        </w:rPr>
        <w:t xml:space="preserve">currentUser </w:t>
      </w:r>
      <w:r>
        <w:rPr>
          <w:rFonts w:ascii="Source Code Pro Semibold" w:hAnsi="Source Code Pro Semibold"/>
          <w:color w:val="000000"/>
          <w:sz w:val="23"/>
          <w:szCs w:val="23"/>
        </w:rPr>
        <w:t>= dataSnapshot.getValue(User.</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p>
    <w:p w14:paraId="0BDB8FE3" w14:textId="5C4E8737" w:rsidR="00C414FA" w:rsidRDefault="00D97625" w:rsidP="00D97625">
      <w:pPr>
        <w:pStyle w:val="HTMLPreformatted"/>
        <w:shd w:val="clear" w:color="auto" w:fill="FFFFFF"/>
        <w:rPr>
          <w:rFonts w:ascii="Source Code Pro Semibold" w:hAnsi="Source Code Pro Semibold"/>
          <w:color w:val="000000"/>
          <w:sz w:val="23"/>
          <w:szCs w:val="23"/>
        </w:rPr>
      </w:pPr>
      <w:r>
        <w:rPr>
          <w:rFonts w:ascii="Source Code Pro Semibold" w:hAnsi="Source Code Pro Semibold"/>
          <w:color w:val="000000"/>
          <w:sz w:val="23"/>
          <w:szCs w:val="23"/>
        </w:rPr>
        <w:br/>
      </w:r>
      <w:r w:rsidR="00576C85">
        <w:rPr>
          <w:rFonts w:ascii="Source Code Pro Semibold" w:hAnsi="Source Code Pro Semibold"/>
          <w:color w:val="000000"/>
          <w:sz w:val="23"/>
          <w:szCs w:val="23"/>
        </w:rPr>
        <w:t xml:space="preserve">//show different activities for passenger and bus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(Common.</w:t>
      </w:r>
      <w:r>
        <w:rPr>
          <w:rFonts w:ascii="Source Code Pro Semibold" w:hAnsi="Source Code Pro Semibold"/>
          <w:i/>
          <w:iCs/>
          <w:color w:val="660E7A"/>
          <w:sz w:val="23"/>
          <w:szCs w:val="23"/>
        </w:rPr>
        <w:t>currentUser</w:t>
      </w:r>
      <w:r>
        <w:rPr>
          <w:rFonts w:ascii="Source Code Pro Semibold" w:hAnsi="Source Code Pro Semibold"/>
          <w:color w:val="000000"/>
          <w:sz w:val="23"/>
          <w:szCs w:val="23"/>
        </w:rPr>
        <w:t>.</w:t>
      </w:r>
      <w:r>
        <w:rPr>
          <w:rFonts w:ascii="Source Code Pro Semibold" w:hAnsi="Source Code Pro Semibold"/>
          <w:b/>
          <w:bCs/>
          <w:color w:val="660E7A"/>
          <w:sz w:val="23"/>
          <w:szCs w:val="23"/>
        </w:rPr>
        <w:t xml:space="preserve">userType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0</w:t>
      </w:r>
      <w:r>
        <w:rPr>
          <w:rFonts w:ascii="Source Code Pro Semibold" w:hAnsi="Source Code Pro Semibold"/>
          <w:color w:val="000000"/>
          <w:sz w:val="23"/>
          <w:szCs w:val="23"/>
        </w:rPr>
        <w:t>) {</w:t>
      </w:r>
      <w:r>
        <w:rPr>
          <w:rFonts w:ascii="Source Code Pro Semibold" w:hAnsi="Source Code Pro Semibold"/>
          <w:color w:val="000000"/>
          <w:sz w:val="23"/>
          <w:szCs w:val="23"/>
        </w:rPr>
        <w:br/>
        <w:t xml:space="preserve">    Intent intent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Intent(getApplicationContext(), PassengerActivity.</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startActivity(intent);</w:t>
      </w:r>
      <w:r>
        <w:rPr>
          <w:rFonts w:ascii="Source Code Pro Semibold" w:hAnsi="Source Code Pro Semibold"/>
          <w:color w:val="000000"/>
          <w:sz w:val="23"/>
          <w:szCs w:val="23"/>
        </w:rPr>
        <w:br/>
        <w:t xml:space="preserve">                finish();</w:t>
      </w:r>
      <w:r>
        <w:rPr>
          <w:rFonts w:ascii="Source Code Pro Semibold" w:hAnsi="Source Code Pro Semibold"/>
          <w:color w:val="000000"/>
          <w:sz w:val="23"/>
          <w:szCs w:val="23"/>
        </w:rPr>
        <w:br/>
        <w:t xml:space="preserve">                  } </w:t>
      </w:r>
      <w:r>
        <w:rPr>
          <w:rFonts w:ascii="Source Code Pro Semibold" w:hAnsi="Source Code Pro Semibold"/>
          <w:b/>
          <w:bCs/>
          <w:color w:val="000080"/>
          <w:sz w:val="23"/>
          <w:szCs w:val="23"/>
        </w:rPr>
        <w:t xml:space="preserve">else </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Intent intent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Intent(getApplicationContext(), DriverActivity.</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startActivity(intent);</w:t>
      </w:r>
      <w:r>
        <w:rPr>
          <w:rFonts w:ascii="Source Code Pro Semibold" w:hAnsi="Source Code Pro Semibold"/>
          <w:color w:val="000000"/>
          <w:sz w:val="23"/>
          <w:szCs w:val="23"/>
        </w:rPr>
        <w:br/>
      </w:r>
      <w:r>
        <w:rPr>
          <w:rFonts w:ascii="Source Code Pro Semibold" w:hAnsi="Source Code Pro Semibold"/>
          <w:color w:val="000000"/>
          <w:sz w:val="23"/>
          <w:szCs w:val="23"/>
        </w:rPr>
        <w:lastRenderedPageBreak/>
        <w:t xml:space="preserve">       finish();</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p>
    <w:p w14:paraId="18FC9AC5" w14:textId="1D62B71F" w:rsidR="00D97625" w:rsidRDefault="00D97625" w:rsidP="00D97625">
      <w:pPr>
        <w:pStyle w:val="HTMLPreformatted"/>
        <w:shd w:val="clear" w:color="auto" w:fill="FFFFFF"/>
        <w:rPr>
          <w:rFonts w:ascii="Source Code Pro Semibold" w:hAnsi="Source Code Pro Semibold"/>
          <w:color w:val="000000"/>
          <w:sz w:val="23"/>
          <w:szCs w:val="23"/>
        </w:rPr>
      </w:pP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onCancelled(DatabaseError error) {</w:t>
      </w:r>
      <w:r>
        <w:rPr>
          <w:rFonts w:ascii="Source Code Pro Semibold" w:hAnsi="Source Code Pro Semibold"/>
          <w:color w:val="000000"/>
          <w:sz w:val="23"/>
          <w:szCs w:val="23"/>
        </w:rPr>
        <w:br/>
        <w:t xml:space="preserve">                                            Intent intent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Intent(getApplicationContext(), LoginActivity.</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startActivity(intent);</w:t>
      </w:r>
      <w:r>
        <w:rPr>
          <w:rFonts w:ascii="Source Code Pro Semibold" w:hAnsi="Source Code Pro Semibold"/>
          <w:color w:val="000000"/>
          <w:sz w:val="23"/>
          <w:szCs w:val="23"/>
        </w:rPr>
        <w:br/>
        <w:t>finish();</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w:t>
      </w:r>
    </w:p>
    <w:p w14:paraId="2DCA4006" w14:textId="652FFDF4" w:rsidR="00D97625" w:rsidRDefault="00D97625" w:rsidP="00D97625"/>
    <w:p w14:paraId="7D2E677B" w14:textId="77777777" w:rsidR="00576C85" w:rsidRPr="00D97625" w:rsidRDefault="00576C85" w:rsidP="00D97625"/>
    <w:p w14:paraId="3066EA1F" w14:textId="301E97C6" w:rsidR="005D2A35" w:rsidRPr="005D2A35" w:rsidRDefault="00D97625" w:rsidP="005D2A35">
      <w:pPr>
        <w:pStyle w:val="Heading3"/>
      </w:pPr>
      <w:bookmarkStart w:id="72" w:name="_Toc57981375"/>
      <w:r>
        <w:t>Map Activity</w:t>
      </w:r>
      <w:r w:rsidR="005D2A35">
        <w:t xml:space="preserve"> android code</w:t>
      </w:r>
      <w:bookmarkEnd w:id="72"/>
    </w:p>
    <w:p w14:paraId="5F8D86E2" w14:textId="141DD1F1" w:rsidR="00EF43E8" w:rsidRPr="00EF43E8" w:rsidRDefault="00EF43E8" w:rsidP="00EF43E8">
      <w:r>
        <w:t xml:space="preserve">The map </w:t>
      </w:r>
      <w:r w:rsidR="00A374FA">
        <w:t>is the most important component of the system.</w:t>
      </w:r>
      <w:r w:rsidR="005D2A35">
        <w:t xml:space="preserve"> This is the driver map activity android code.</w:t>
      </w:r>
    </w:p>
    <w:p w14:paraId="13E577C2" w14:textId="77777777" w:rsidR="00576C85" w:rsidRDefault="00D97625" w:rsidP="00D97625">
      <w:pPr>
        <w:pStyle w:val="HTMLPreformatted"/>
        <w:shd w:val="clear" w:color="auto" w:fill="FFFFFF"/>
        <w:rPr>
          <w:rFonts w:ascii="Source Code Pro Semibold" w:hAnsi="Source Code Pro Semibold"/>
          <w:i/>
          <w:iCs/>
          <w:color w:val="808080"/>
          <w:sz w:val="23"/>
          <w:szCs w:val="23"/>
        </w:rPr>
      </w:pPr>
      <w:r>
        <w:rPr>
          <w:rFonts w:ascii="Source Code Pro Semibold" w:hAnsi="Source Code Pro Semibold"/>
          <w:b/>
          <w:bCs/>
          <w:color w:val="000080"/>
          <w:sz w:val="23"/>
          <w:szCs w:val="23"/>
        </w:rPr>
        <w:t xml:space="preserve">public class </w:t>
      </w:r>
      <w:r>
        <w:rPr>
          <w:rFonts w:ascii="Source Code Pro Semibold" w:hAnsi="Source Code Pro Semibold"/>
          <w:color w:val="000000"/>
          <w:sz w:val="23"/>
          <w:szCs w:val="23"/>
        </w:rPr>
        <w:t xml:space="preserve">MapsActivity </w:t>
      </w:r>
      <w:r>
        <w:rPr>
          <w:rFonts w:ascii="Source Code Pro Semibold" w:hAnsi="Source Code Pro Semibold"/>
          <w:b/>
          <w:bCs/>
          <w:color w:val="000080"/>
          <w:sz w:val="23"/>
          <w:szCs w:val="23"/>
        </w:rPr>
        <w:t xml:space="preserve">extends </w:t>
      </w:r>
      <w:r>
        <w:rPr>
          <w:rFonts w:ascii="Source Code Pro Semibold" w:hAnsi="Source Code Pro Semibold"/>
          <w:color w:val="000000"/>
          <w:sz w:val="23"/>
          <w:szCs w:val="23"/>
        </w:rPr>
        <w:t xml:space="preserve">FragmentActivity </w:t>
      </w:r>
      <w:r>
        <w:rPr>
          <w:rFonts w:ascii="Source Code Pro Semibold" w:hAnsi="Source Code Pro Semibold"/>
          <w:b/>
          <w:bCs/>
          <w:color w:val="000080"/>
          <w:sz w:val="23"/>
          <w:szCs w:val="23"/>
        </w:rPr>
        <w:t xml:space="preserve">implements </w:t>
      </w:r>
      <w:r>
        <w:rPr>
          <w:rFonts w:ascii="Source Code Pro Semibold" w:hAnsi="Source Code Pro Semibold"/>
          <w:color w:val="000000"/>
          <w:sz w:val="23"/>
          <w:szCs w:val="23"/>
        </w:rPr>
        <w:t>OnMapReadyCallback,</w:t>
      </w:r>
      <w:r>
        <w:rPr>
          <w:rFonts w:ascii="Source Code Pro Semibold" w:hAnsi="Source Code Pro Semibold"/>
          <w:color w:val="000000"/>
          <w:sz w:val="23"/>
          <w:szCs w:val="23"/>
        </w:rPr>
        <w:br/>
        <w:t xml:space="preserve">        LocationListener,</w:t>
      </w:r>
      <w:r>
        <w:rPr>
          <w:rFonts w:ascii="Source Code Pro Semibold" w:hAnsi="Source Code Pro Semibold"/>
          <w:color w:val="000000"/>
          <w:sz w:val="23"/>
          <w:szCs w:val="23"/>
        </w:rPr>
        <w:br/>
        <w:t xml:space="preserve">        PlaceSelectionListener,</w:t>
      </w:r>
      <w:r>
        <w:rPr>
          <w:rFonts w:ascii="Source Code Pro Semibold" w:hAnsi="Source Code Pro Semibold"/>
          <w:color w:val="000000"/>
          <w:sz w:val="23"/>
          <w:szCs w:val="23"/>
        </w:rPr>
        <w:br/>
        <w:t xml:space="preserve">        GoogleMap.OnPolygonClickListener, GoogleMap.OnInfoWindowClickListener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static final </w:t>
      </w:r>
      <w:r>
        <w:rPr>
          <w:rFonts w:ascii="Source Code Pro Semibold" w:hAnsi="Source Code Pro Semibold"/>
          <w:color w:val="000000"/>
          <w:sz w:val="23"/>
          <w:szCs w:val="23"/>
        </w:rPr>
        <w:t xml:space="preserve">String </w:t>
      </w:r>
      <w:r>
        <w:rPr>
          <w:rFonts w:ascii="Source Code Pro Semibold" w:hAnsi="Source Code Pro Semibold"/>
          <w:b/>
          <w:bCs/>
          <w:i/>
          <w:iCs/>
          <w:color w:val="660E7A"/>
          <w:sz w:val="23"/>
          <w:szCs w:val="23"/>
        </w:rPr>
        <w:t xml:space="preserve">TAG </w:t>
      </w:r>
      <w:r>
        <w:rPr>
          <w:rFonts w:ascii="Source Code Pro Semibold" w:hAnsi="Source Code Pro Semibold"/>
          <w:color w:val="000000"/>
          <w:sz w:val="23"/>
          <w:szCs w:val="23"/>
        </w:rPr>
        <w:t xml:space="preserve">= </w:t>
      </w:r>
      <w:r>
        <w:rPr>
          <w:rFonts w:ascii="Source Code Pro Semibold" w:hAnsi="Source Code Pro Semibold"/>
          <w:b/>
          <w:bCs/>
          <w:color w:val="008000"/>
          <w:sz w:val="23"/>
          <w:szCs w:val="23"/>
        </w:rPr>
        <w:t>"MapsActivity"</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ArrayList&lt;BusLocation&gt;</w:t>
      </w:r>
      <w:r>
        <w:rPr>
          <w:rFonts w:ascii="Source Code Pro Semibold" w:hAnsi="Source Code Pro Semibold"/>
          <w:b/>
          <w:bCs/>
          <w:color w:val="660E7A"/>
          <w:sz w:val="23"/>
          <w:szCs w:val="23"/>
        </w:rPr>
        <w:t>buslist</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GoogleMap </w:t>
      </w:r>
      <w:r>
        <w:rPr>
          <w:rFonts w:ascii="Source Code Pro Semibold" w:hAnsi="Source Code Pro Semibold"/>
          <w:b/>
          <w:bCs/>
          <w:color w:val="660E7A"/>
          <w:sz w:val="23"/>
          <w:szCs w:val="23"/>
        </w:rPr>
        <w:t>mMap</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LocationManager </w:t>
      </w:r>
      <w:r>
        <w:rPr>
          <w:rFonts w:ascii="Source Code Pro Semibold" w:hAnsi="Source Code Pro Semibold"/>
          <w:b/>
          <w:bCs/>
          <w:color w:val="660E7A"/>
          <w:sz w:val="23"/>
          <w:szCs w:val="23"/>
        </w:rPr>
        <w:t>locationManager</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double </w:t>
      </w:r>
      <w:r>
        <w:rPr>
          <w:rFonts w:ascii="Source Code Pro Semibold" w:hAnsi="Source Code Pro Semibold"/>
          <w:b/>
          <w:bCs/>
          <w:color w:val="660E7A"/>
          <w:sz w:val="23"/>
          <w:szCs w:val="23"/>
        </w:rPr>
        <w:t>myLatitude</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myLongitude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static final int </w:t>
      </w:r>
      <w:r>
        <w:rPr>
          <w:rFonts w:ascii="Source Code Pro Semibold" w:hAnsi="Source Code Pro Semibold"/>
          <w:b/>
          <w:bCs/>
          <w:i/>
          <w:iCs/>
          <w:color w:val="660E7A"/>
          <w:sz w:val="23"/>
          <w:szCs w:val="23"/>
        </w:rPr>
        <w:t xml:space="preserve">PERMISSION_REQUEST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100</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PlacesClient </w:t>
      </w:r>
      <w:r>
        <w:rPr>
          <w:rFonts w:ascii="Source Code Pro Semibold" w:hAnsi="Source Code Pro Semibold"/>
          <w:b/>
          <w:bCs/>
          <w:color w:val="660E7A"/>
          <w:sz w:val="23"/>
          <w:szCs w:val="23"/>
        </w:rPr>
        <w:t>placesClient</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ArrayList </w:t>
      </w:r>
      <w:r>
        <w:rPr>
          <w:rFonts w:ascii="Source Code Pro Semibold" w:hAnsi="Source Code Pro Semibold"/>
          <w:b/>
          <w:bCs/>
          <w:color w:val="660E7A"/>
          <w:sz w:val="23"/>
          <w:szCs w:val="23"/>
        </w:rPr>
        <w:t xml:space="preserve">markerPoints </w:t>
      </w:r>
      <w:r>
        <w:rPr>
          <w:rFonts w:ascii="Source Code Pro Semibold" w:hAnsi="Source Code Pro Semibold"/>
          <w:color w:val="000000"/>
          <w:sz w:val="23"/>
          <w:szCs w:val="23"/>
        </w:rPr>
        <w:t xml:space="preserve">=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ArrayList();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LocationCallback </w:t>
      </w:r>
      <w:r>
        <w:rPr>
          <w:rFonts w:ascii="Source Code Pro Semibold" w:hAnsi="Source Code Pro Semibold"/>
          <w:b/>
          <w:bCs/>
          <w:color w:val="660E7A"/>
          <w:sz w:val="23"/>
          <w:szCs w:val="23"/>
        </w:rPr>
        <w:t>locationCallback</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lastRenderedPageBreak/>
        <w:t xml:space="preserve">private </w:t>
      </w:r>
      <w:r>
        <w:rPr>
          <w:rFonts w:ascii="Source Code Pro Semibold" w:hAnsi="Source Code Pro Semibold"/>
          <w:color w:val="000000"/>
          <w:sz w:val="23"/>
          <w:szCs w:val="23"/>
        </w:rPr>
        <w:t xml:space="preserve">GeofencingClient </w:t>
      </w:r>
      <w:r>
        <w:rPr>
          <w:rFonts w:ascii="Source Code Pro Semibold" w:hAnsi="Source Code Pro Semibold"/>
          <w:b/>
          <w:bCs/>
          <w:color w:val="660E7A"/>
          <w:sz w:val="23"/>
          <w:szCs w:val="23"/>
        </w:rPr>
        <w:t>geofencingClient</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static final int </w:t>
      </w:r>
      <w:r>
        <w:rPr>
          <w:rFonts w:ascii="Source Code Pro Semibold" w:hAnsi="Source Code Pro Semibold"/>
          <w:b/>
          <w:bCs/>
          <w:i/>
          <w:iCs/>
          <w:color w:val="660E7A"/>
          <w:sz w:val="23"/>
          <w:szCs w:val="23"/>
        </w:rPr>
        <w:t xml:space="preserve">PERMISSIONS_REQUEST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100</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Button </w:t>
      </w:r>
      <w:r>
        <w:rPr>
          <w:rFonts w:ascii="Source Code Pro Semibold" w:hAnsi="Source Code Pro Semibold"/>
          <w:b/>
          <w:bCs/>
          <w:color w:val="660E7A"/>
          <w:sz w:val="23"/>
          <w:szCs w:val="23"/>
        </w:rPr>
        <w:t>btnRequestBtn</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w:t>
      </w:r>
      <w:r>
        <w:rPr>
          <w:rFonts w:ascii="Source Code Pro Semibold" w:hAnsi="Source Code Pro Semibold"/>
          <w:color w:val="000000"/>
          <w:sz w:val="23"/>
          <w:szCs w:val="23"/>
        </w:rPr>
        <w:t xml:space="preserve">BusLocation </w:t>
      </w:r>
      <w:r>
        <w:rPr>
          <w:rFonts w:ascii="Source Code Pro Semibold" w:hAnsi="Source Code Pro Semibold"/>
          <w:b/>
          <w:bCs/>
          <w:color w:val="660E7A"/>
          <w:sz w:val="23"/>
          <w:szCs w:val="23"/>
        </w:rPr>
        <w:t>selectedBus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protected void </w:t>
      </w:r>
      <w:r>
        <w:rPr>
          <w:rFonts w:ascii="Source Code Pro Semibold" w:hAnsi="Source Code Pro Semibold"/>
          <w:color w:val="000000"/>
          <w:sz w:val="23"/>
          <w:szCs w:val="23"/>
        </w:rPr>
        <w:t>onCreate(Bundle savedInstanceState) {</w:t>
      </w:r>
      <w:r>
        <w:rPr>
          <w:rFonts w:ascii="Source Code Pro Semibold" w:hAnsi="Source Code Pro Semibold"/>
          <w:color w:val="000000"/>
          <w:sz w:val="23"/>
          <w:szCs w:val="23"/>
        </w:rPr>
        <w:br/>
      </w:r>
      <w:r>
        <w:rPr>
          <w:rFonts w:ascii="Source Code Pro Semibold" w:hAnsi="Source Code Pro Semibold"/>
          <w:b/>
          <w:bCs/>
          <w:color w:val="000080"/>
          <w:sz w:val="23"/>
          <w:szCs w:val="23"/>
        </w:rPr>
        <w:t>super</w:t>
      </w:r>
      <w:r>
        <w:rPr>
          <w:rFonts w:ascii="Source Code Pro Semibold" w:hAnsi="Source Code Pro Semibold"/>
          <w:color w:val="000000"/>
          <w:sz w:val="23"/>
          <w:szCs w:val="23"/>
        </w:rPr>
        <w:t>.onCreate(savedInstanceState);</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i/>
          <w:iCs/>
          <w:color w:val="808080"/>
          <w:sz w:val="23"/>
          <w:szCs w:val="23"/>
        </w:rPr>
        <w:t>// Retrieve the content view that render the map.</w:t>
      </w:r>
    </w:p>
    <w:p w14:paraId="2518FC76" w14:textId="4A9A135B" w:rsidR="00576C85" w:rsidRDefault="00D97625" w:rsidP="00D97625">
      <w:pPr>
        <w:pStyle w:val="HTMLPreformatted"/>
        <w:shd w:val="clear" w:color="auto" w:fill="FFFFFF"/>
        <w:rPr>
          <w:rFonts w:ascii="Source Code Pro Semibold" w:hAnsi="Source Code Pro Semibold"/>
          <w:i/>
          <w:iCs/>
          <w:color w:val="808080"/>
          <w:sz w:val="23"/>
          <w:szCs w:val="23"/>
        </w:rPr>
      </w:pPr>
      <w:r>
        <w:rPr>
          <w:rFonts w:ascii="Source Code Pro Semibold" w:hAnsi="Source Code Pro Semibold"/>
          <w:i/>
          <w:iCs/>
          <w:color w:val="808080"/>
          <w:sz w:val="23"/>
          <w:szCs w:val="23"/>
        </w:rPr>
        <w:br/>
      </w:r>
      <w:r>
        <w:rPr>
          <w:rFonts w:ascii="Source Code Pro Semibold" w:hAnsi="Source Code Pro Semibold"/>
          <w:color w:val="000000"/>
          <w:sz w:val="23"/>
          <w:szCs w:val="23"/>
        </w:rPr>
        <w:t>setContentView(R.layout.</w:t>
      </w:r>
      <w:r>
        <w:rPr>
          <w:rFonts w:ascii="Source Code Pro Semibold" w:hAnsi="Source Code Pro Semibold"/>
          <w:b/>
          <w:bCs/>
          <w:i/>
          <w:iCs/>
          <w:color w:val="660E7A"/>
          <w:sz w:val="23"/>
          <w:szCs w:val="23"/>
        </w:rPr>
        <w:t>activity_maps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String apikey = </w:t>
      </w:r>
      <w:r>
        <w:rPr>
          <w:rFonts w:ascii="Source Code Pro Semibold" w:hAnsi="Source Code Pro Semibold"/>
          <w:b/>
          <w:bCs/>
          <w:color w:val="008000"/>
          <w:sz w:val="23"/>
          <w:szCs w:val="23"/>
        </w:rPr>
        <w:t>"AIzaSyAxTT9aUEfPapeWd-98PIdeuiIjuvVJHVk"</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btnRequestBtn </w:t>
      </w:r>
      <w:r>
        <w:rPr>
          <w:rFonts w:ascii="Source Code Pro Semibold" w:hAnsi="Source Code Pro Semibold"/>
          <w:color w:val="000000"/>
          <w:sz w:val="23"/>
          <w:szCs w:val="23"/>
        </w:rPr>
        <w:t>= findViewById(R.id.</w:t>
      </w:r>
      <w:r>
        <w:rPr>
          <w:rFonts w:ascii="Source Code Pro Semibold" w:hAnsi="Source Code Pro Semibold"/>
          <w:b/>
          <w:bCs/>
          <w:i/>
          <w:iCs/>
          <w:color w:val="660E7A"/>
          <w:sz w:val="23"/>
          <w:szCs w:val="23"/>
        </w:rPr>
        <w:t>btnRequestBtn</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btnRequestBtn</w:t>
      </w:r>
      <w:r>
        <w:rPr>
          <w:rFonts w:ascii="Source Code Pro Semibold" w:hAnsi="Source Code Pro Semibold"/>
          <w:color w:val="000000"/>
          <w:sz w:val="23"/>
          <w:szCs w:val="23"/>
        </w:rPr>
        <w:t>.setOnClickListener(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View.OnClickListener()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onClick(View v) {</w:t>
      </w:r>
      <w:r>
        <w:rPr>
          <w:rFonts w:ascii="Source Code Pro Semibold" w:hAnsi="Source Code Pro Semibold"/>
          <w:color w:val="000000"/>
          <w:sz w:val="23"/>
          <w:szCs w:val="23"/>
        </w:rPr>
        <w:br/>
        <w:t xml:space="preserve">                requestSeat();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buslist </w:t>
      </w:r>
      <w:r>
        <w:rPr>
          <w:rFonts w:ascii="Source Code Pro Semibold" w:hAnsi="Source Code Pro Semibold"/>
          <w:color w:val="000000"/>
          <w:sz w:val="23"/>
          <w:szCs w:val="23"/>
        </w:rPr>
        <w:t xml:space="preserve">=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ArrayList&lt;&gt;();</w:t>
      </w:r>
      <w:r>
        <w:rPr>
          <w:rFonts w:ascii="Source Code Pro Semibold" w:hAnsi="Source Code Pro Semibold"/>
          <w:color w:val="000000"/>
          <w:sz w:val="23"/>
          <w:szCs w:val="23"/>
        </w:rPr>
        <w:br/>
        <w:t xml:space="preserve">        loadbus();</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(!Places.</w:t>
      </w:r>
      <w:r>
        <w:rPr>
          <w:rFonts w:ascii="Source Code Pro Semibold" w:hAnsi="Source Code Pro Semibold"/>
          <w:i/>
          <w:iCs/>
          <w:color w:val="000000"/>
          <w:sz w:val="23"/>
          <w:szCs w:val="23"/>
        </w:rPr>
        <w:t>isInitialized</w:t>
      </w:r>
      <w:r>
        <w:rPr>
          <w:rFonts w:ascii="Source Code Pro Semibold" w:hAnsi="Source Code Pro Semibold"/>
          <w:color w:val="000000"/>
          <w:sz w:val="23"/>
          <w:szCs w:val="23"/>
        </w:rPr>
        <w:t>()) {</w:t>
      </w:r>
      <w:r>
        <w:rPr>
          <w:rFonts w:ascii="Source Code Pro Semibold" w:hAnsi="Source Code Pro Semibold"/>
          <w:color w:val="000000"/>
          <w:sz w:val="23"/>
          <w:szCs w:val="23"/>
        </w:rPr>
        <w:br/>
        <w:t xml:space="preserve">            Places.</w:t>
      </w:r>
      <w:r>
        <w:rPr>
          <w:rFonts w:ascii="Source Code Pro Semibold" w:hAnsi="Source Code Pro Semibold"/>
          <w:i/>
          <w:iCs/>
          <w:color w:val="000000"/>
          <w:sz w:val="23"/>
          <w:szCs w:val="23"/>
        </w:rPr>
        <w:t>initialize</w:t>
      </w:r>
      <w:r>
        <w:rPr>
          <w:rFonts w:ascii="Source Code Pro Semibold" w:hAnsi="Source Code Pro Semibold"/>
          <w:color w:val="000000"/>
          <w:sz w:val="23"/>
          <w:szCs w:val="23"/>
        </w:rPr>
        <w:t>(getApplicationContext(), apikey);</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placesClient </w:t>
      </w:r>
      <w:r>
        <w:rPr>
          <w:rFonts w:ascii="Source Code Pro Semibold" w:hAnsi="Source Code Pro Semibold"/>
          <w:color w:val="000000"/>
          <w:sz w:val="23"/>
          <w:szCs w:val="23"/>
        </w:rPr>
        <w:t>= Places.</w:t>
      </w:r>
      <w:r>
        <w:rPr>
          <w:rFonts w:ascii="Source Code Pro Semibold" w:hAnsi="Source Code Pro Semibold"/>
          <w:i/>
          <w:iCs/>
          <w:color w:val="000000"/>
          <w:sz w:val="23"/>
          <w:szCs w:val="23"/>
        </w:rPr>
        <w:t>createClient</w:t>
      </w:r>
      <w:r>
        <w:rPr>
          <w:rFonts w:ascii="Source Code Pro Semibold" w:hAnsi="Source Code Pro Semibold"/>
          <w:color w:val="000000"/>
          <w:sz w:val="23"/>
          <w:szCs w:val="23"/>
        </w:rPr>
        <w:t>(</w:t>
      </w:r>
      <w:r>
        <w:rPr>
          <w:rFonts w:ascii="Source Code Pro Semibold" w:hAnsi="Source Code Pro Semibold"/>
          <w:b/>
          <w:bCs/>
          <w:color w:val="000080"/>
          <w:sz w:val="23"/>
          <w:szCs w:val="23"/>
        </w:rPr>
        <w:t>this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AutocompleteSupportFragment autocompleteSupportFragment =</w:t>
      </w:r>
      <w:r>
        <w:rPr>
          <w:rFonts w:ascii="Source Code Pro Semibold" w:hAnsi="Source Code Pro Semibold"/>
          <w:color w:val="000000"/>
          <w:sz w:val="23"/>
          <w:szCs w:val="23"/>
        </w:rPr>
        <w:br/>
        <w:t xml:space="preserve">                (AutocompleteSupportFragment) getSupportFragmentManager().findFragmentById(R.id.</w:t>
      </w:r>
      <w:r>
        <w:rPr>
          <w:rFonts w:ascii="Source Code Pro Semibold" w:hAnsi="Source Code Pro Semibold"/>
          <w:b/>
          <w:bCs/>
          <w:i/>
          <w:iCs/>
          <w:color w:val="660E7A"/>
          <w:sz w:val="23"/>
          <w:szCs w:val="23"/>
        </w:rPr>
        <w:t>autocomplete_fragment</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autocompleteSupportFragment.setPlaceFields(Arrays.</w:t>
      </w:r>
      <w:r>
        <w:rPr>
          <w:rFonts w:ascii="Source Code Pro Semibold" w:hAnsi="Source Code Pro Semibold"/>
          <w:i/>
          <w:iCs/>
          <w:color w:val="000000"/>
          <w:sz w:val="23"/>
          <w:szCs w:val="23"/>
        </w:rPr>
        <w:t>asList</w:t>
      </w:r>
      <w:r>
        <w:rPr>
          <w:rFonts w:ascii="Source Code Pro Semibold" w:hAnsi="Source Code Pro Semibold"/>
          <w:color w:val="000000"/>
          <w:sz w:val="23"/>
          <w:szCs w:val="23"/>
        </w:rPr>
        <w:t>(Place.Field.</w:t>
      </w:r>
      <w:r>
        <w:rPr>
          <w:rFonts w:ascii="Source Code Pro Semibold" w:hAnsi="Source Code Pro Semibold"/>
          <w:b/>
          <w:bCs/>
          <w:i/>
          <w:iCs/>
          <w:color w:val="660E7A"/>
          <w:sz w:val="23"/>
          <w:szCs w:val="23"/>
        </w:rPr>
        <w:t>ID</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Place.Field.</w:t>
      </w:r>
      <w:r>
        <w:rPr>
          <w:rFonts w:ascii="Source Code Pro Semibold" w:hAnsi="Source Code Pro Semibold"/>
          <w:b/>
          <w:bCs/>
          <w:i/>
          <w:iCs/>
          <w:color w:val="660E7A"/>
          <w:sz w:val="23"/>
          <w:szCs w:val="23"/>
        </w:rPr>
        <w:t>ID</w:t>
      </w:r>
      <w:r>
        <w:rPr>
          <w:rFonts w:ascii="Source Code Pro Semibold" w:hAnsi="Source Code Pro Semibold"/>
          <w:color w:val="000000"/>
          <w:sz w:val="23"/>
          <w:szCs w:val="23"/>
        </w:rPr>
        <w:t>.</w:t>
      </w:r>
      <w:r>
        <w:rPr>
          <w:rFonts w:ascii="Source Code Pro Semibold" w:hAnsi="Source Code Pro Semibold"/>
          <w:b/>
          <w:bCs/>
          <w:i/>
          <w:iCs/>
          <w:color w:val="660E7A"/>
          <w:sz w:val="23"/>
          <w:szCs w:val="23"/>
        </w:rPr>
        <w:t>LAT_LNG</w:t>
      </w:r>
      <w:r>
        <w:rPr>
          <w:rFonts w:ascii="Source Code Pro Semibold" w:hAnsi="Source Code Pro Semibold"/>
          <w:color w:val="000000"/>
          <w:sz w:val="23"/>
          <w:szCs w:val="23"/>
        </w:rPr>
        <w:t>, Place.Field.</w:t>
      </w:r>
      <w:r>
        <w:rPr>
          <w:rFonts w:ascii="Source Code Pro Semibold" w:hAnsi="Source Code Pro Semibold"/>
          <w:b/>
          <w:bCs/>
          <w:i/>
          <w:iCs/>
          <w:color w:val="660E7A"/>
          <w:sz w:val="23"/>
          <w:szCs w:val="23"/>
        </w:rPr>
        <w:t>NAME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ActivityCompat.</w:t>
      </w:r>
      <w:r>
        <w:rPr>
          <w:rFonts w:ascii="Source Code Pro Semibold" w:hAnsi="Source Code Pro Semibold"/>
          <w:i/>
          <w:iCs/>
          <w:color w:val="000000"/>
          <w:sz w:val="23"/>
          <w:szCs w:val="23"/>
        </w:rPr>
        <w:t>requestPermissions</w:t>
      </w:r>
      <w:r>
        <w:rPr>
          <w:rFonts w:ascii="Source Code Pro Semibold" w:hAnsi="Source Code Pro Semibold"/>
          <w:color w:val="000000"/>
          <w:sz w:val="23"/>
          <w:szCs w:val="23"/>
        </w:rPr>
        <w:t>(</w:t>
      </w:r>
      <w:r>
        <w:rPr>
          <w:rFonts w:ascii="Source Code Pro Semibold" w:hAnsi="Source Code Pro Semibold"/>
          <w:b/>
          <w:bCs/>
          <w:color w:val="000080"/>
          <w:sz w:val="23"/>
          <w:szCs w:val="23"/>
        </w:rPr>
        <w:t>this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String[]{Manifest.permission.</w:t>
      </w:r>
      <w:r>
        <w:rPr>
          <w:rFonts w:ascii="Source Code Pro Semibold" w:hAnsi="Source Code Pro Semibold"/>
          <w:b/>
          <w:bCs/>
          <w:i/>
          <w:iCs/>
          <w:color w:val="660E7A"/>
          <w:sz w:val="23"/>
          <w:szCs w:val="23"/>
        </w:rPr>
        <w:t>ACCESS_FINE_LOCATION</w:t>
      </w:r>
      <w:r>
        <w:rPr>
          <w:rFonts w:ascii="Source Code Pro Semibold" w:hAnsi="Source Code Pro Semibold"/>
          <w:color w:val="000000"/>
          <w:sz w:val="23"/>
          <w:szCs w:val="23"/>
        </w:rPr>
        <w:t xml:space="preserve">}, </w:t>
      </w:r>
      <w:r>
        <w:rPr>
          <w:rFonts w:ascii="Source Code Pro Semibold" w:hAnsi="Source Code Pro Semibold"/>
          <w:b/>
          <w:bCs/>
          <w:i/>
          <w:iCs/>
          <w:color w:val="660E7A"/>
          <w:sz w:val="23"/>
          <w:szCs w:val="23"/>
        </w:rPr>
        <w:t>PERMISSION_REQUEST</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autocompleteSupportFragment.setOnPlaceSelectedListener(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PlaceSelectionListener() {</w:t>
      </w:r>
      <w:r>
        <w:rPr>
          <w:rFonts w:ascii="Source Code Pro Semibold" w:hAnsi="Source Code Pro Semibold"/>
          <w:color w:val="000000"/>
          <w:sz w:val="23"/>
          <w:szCs w:val="23"/>
        </w:rPr>
        <w:br/>
      </w:r>
      <w:r>
        <w:rPr>
          <w:rFonts w:ascii="Source Code Pro Semibold" w:hAnsi="Source Code Pro Semibold"/>
          <w:color w:val="808000"/>
          <w:sz w:val="23"/>
          <w:szCs w:val="23"/>
        </w:rPr>
        <w:lastRenderedPageBreak/>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onPlaceSelected(</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Place place)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final </w:t>
      </w:r>
      <w:r>
        <w:rPr>
          <w:rFonts w:ascii="Source Code Pro Semibold" w:hAnsi="Source Code Pro Semibold"/>
          <w:color w:val="000000"/>
          <w:sz w:val="23"/>
          <w:szCs w:val="23"/>
        </w:rPr>
        <w:t>LatLng latLng = place.getLatLng();</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(MapsActivity.</w:t>
      </w:r>
      <w:r>
        <w:rPr>
          <w:rFonts w:ascii="Source Code Pro Semibold" w:hAnsi="Source Code Pro Semibold"/>
          <w:b/>
          <w:bCs/>
          <w:color w:val="000080"/>
          <w:sz w:val="23"/>
          <w:szCs w:val="23"/>
        </w:rPr>
        <w:t>this</w:t>
      </w:r>
      <w:r>
        <w:rPr>
          <w:rFonts w:ascii="Source Code Pro Semibold" w:hAnsi="Source Code Pro Semibold"/>
          <w:color w:val="000000"/>
          <w:sz w:val="23"/>
          <w:szCs w:val="23"/>
        </w:rPr>
        <w:t xml:space="preserve">, </w:t>
      </w:r>
      <w:r>
        <w:rPr>
          <w:rFonts w:ascii="Source Code Pro Semibold" w:hAnsi="Source Code Pro Semibold"/>
          <w:b/>
          <w:bCs/>
          <w:color w:val="008000"/>
          <w:sz w:val="23"/>
          <w:szCs w:val="23"/>
        </w:rPr>
        <w:t xml:space="preserve">"" </w:t>
      </w:r>
      <w:r>
        <w:rPr>
          <w:rFonts w:ascii="Source Code Pro Semibold" w:hAnsi="Source Code Pro Semibold"/>
          <w:color w:val="000000"/>
          <w:sz w:val="23"/>
          <w:szCs w:val="23"/>
        </w:rPr>
        <w:t>+ latLng.</w:t>
      </w:r>
      <w:r>
        <w:rPr>
          <w:rFonts w:ascii="Source Code Pro Semibold" w:hAnsi="Source Code Pro Semibold"/>
          <w:b/>
          <w:bCs/>
          <w:color w:val="660E7A"/>
          <w:sz w:val="23"/>
          <w:szCs w:val="23"/>
        </w:rPr>
        <w:t>latitude</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t xml:space="preserve">                Log.</w:t>
      </w:r>
      <w:r>
        <w:rPr>
          <w:rFonts w:ascii="Source Code Pro Semibold" w:hAnsi="Source Code Pro Semibold"/>
          <w:i/>
          <w:iCs/>
          <w:color w:val="000000"/>
          <w:sz w:val="23"/>
          <w:szCs w:val="23"/>
        </w:rPr>
        <w:t>i</w:t>
      </w:r>
      <w:r>
        <w:rPr>
          <w:rFonts w:ascii="Source Code Pro Semibold" w:hAnsi="Source Code Pro Semibold"/>
          <w:color w:val="000000"/>
          <w:sz w:val="23"/>
          <w:szCs w:val="23"/>
        </w:rPr>
        <w:t>(</w:t>
      </w:r>
      <w:r>
        <w:rPr>
          <w:rFonts w:ascii="Source Code Pro Semibold" w:hAnsi="Source Code Pro Semibold"/>
          <w:b/>
          <w:bCs/>
          <w:color w:val="008000"/>
          <w:sz w:val="23"/>
          <w:szCs w:val="23"/>
        </w:rPr>
        <w:t>"PlacesApi"</w:t>
      </w:r>
      <w:r>
        <w:rPr>
          <w:rFonts w:ascii="Source Code Pro Semibold" w:hAnsi="Source Code Pro Semibold"/>
          <w:color w:val="000000"/>
          <w:sz w:val="23"/>
          <w:szCs w:val="23"/>
        </w:rPr>
        <w:t xml:space="preserve">, </w:t>
      </w:r>
      <w:r>
        <w:rPr>
          <w:rFonts w:ascii="Source Code Pro Semibold" w:hAnsi="Source Code Pro Semibold"/>
          <w:b/>
          <w:bCs/>
          <w:color w:val="008000"/>
          <w:sz w:val="23"/>
          <w:szCs w:val="23"/>
        </w:rPr>
        <w:t xml:space="preserve">"onPlaceSelected:" </w:t>
      </w:r>
      <w:r>
        <w:rPr>
          <w:rFonts w:ascii="Source Code Pro Semibold" w:hAnsi="Source Code Pro Semibold"/>
          <w:color w:val="000000"/>
          <w:sz w:val="23"/>
          <w:szCs w:val="23"/>
        </w:rPr>
        <w:t>+ latLng.</w:t>
      </w:r>
      <w:r>
        <w:rPr>
          <w:rFonts w:ascii="Source Code Pro Semibold" w:hAnsi="Source Code Pro Semibold"/>
          <w:b/>
          <w:bCs/>
          <w:color w:val="660E7A"/>
          <w:sz w:val="23"/>
          <w:szCs w:val="23"/>
        </w:rPr>
        <w:t xml:space="preserve">latitude </w:t>
      </w:r>
      <w:r>
        <w:rPr>
          <w:rFonts w:ascii="Source Code Pro Semibold" w:hAnsi="Source Code Pro Semibold"/>
          <w:color w:val="000000"/>
          <w:sz w:val="23"/>
          <w:szCs w:val="23"/>
        </w:rPr>
        <w:t xml:space="preserve">+ </w:t>
      </w:r>
      <w:r>
        <w:rPr>
          <w:rFonts w:ascii="Source Code Pro Semibold" w:hAnsi="Source Code Pro Semibold"/>
          <w:b/>
          <w:bCs/>
          <w:color w:val="008000"/>
          <w:sz w:val="23"/>
          <w:szCs w:val="23"/>
        </w:rPr>
        <w:t>"</w:t>
      </w:r>
      <w:r>
        <w:rPr>
          <w:rFonts w:ascii="Source Code Pro Semibold" w:hAnsi="Source Code Pro Semibold"/>
          <w:b/>
          <w:bCs/>
          <w:color w:val="000080"/>
          <w:sz w:val="23"/>
          <w:szCs w:val="23"/>
        </w:rPr>
        <w:t>\n</w:t>
      </w:r>
      <w:r>
        <w:rPr>
          <w:rFonts w:ascii="Source Code Pro Semibold" w:hAnsi="Source Code Pro Semibold"/>
          <w:b/>
          <w:bCs/>
          <w:color w:val="008000"/>
          <w:sz w:val="23"/>
          <w:szCs w:val="23"/>
        </w:rPr>
        <w:t xml:space="preserve">" </w:t>
      </w:r>
      <w:r>
        <w:rPr>
          <w:rFonts w:ascii="Source Code Pro Semibold" w:hAnsi="Source Code Pro Semibold"/>
          <w:color w:val="000000"/>
          <w:sz w:val="23"/>
          <w:szCs w:val="23"/>
        </w:rPr>
        <w:t>+ latLng.</w:t>
      </w:r>
      <w:r>
        <w:rPr>
          <w:rFonts w:ascii="Source Code Pro Semibold" w:hAnsi="Source Code Pro Semibold"/>
          <w:b/>
          <w:bCs/>
          <w:color w:val="660E7A"/>
          <w:sz w:val="23"/>
          <w:szCs w:val="23"/>
        </w:rPr>
        <w:t>longitude</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onError(</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Status status)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i/>
          <w:iCs/>
          <w:color w:val="808080"/>
          <w:sz w:val="23"/>
          <w:szCs w:val="23"/>
        </w:rPr>
        <w:br/>
      </w:r>
      <w:r>
        <w:rPr>
          <w:rFonts w:ascii="Source Code Pro Semibold" w:hAnsi="Source Code Pro Semibold"/>
          <w:color w:val="000000"/>
          <w:sz w:val="23"/>
          <w:szCs w:val="23"/>
        </w:rPr>
        <w:t>SupportMapFragment mapFragment = (SupportMapFragment) getSupportFragmentManager()</w:t>
      </w:r>
      <w:r>
        <w:rPr>
          <w:rFonts w:ascii="Source Code Pro Semibold" w:hAnsi="Source Code Pro Semibold"/>
          <w:color w:val="000000"/>
          <w:sz w:val="23"/>
          <w:szCs w:val="23"/>
        </w:rPr>
        <w:br/>
        <w:t xml:space="preserve">                .findFragmentById(R.id.</w:t>
      </w:r>
      <w:r>
        <w:rPr>
          <w:rFonts w:ascii="Source Code Pro Semibold" w:hAnsi="Source Code Pro Semibold"/>
          <w:b/>
          <w:bCs/>
          <w:i/>
          <w:iCs/>
          <w:color w:val="660E7A"/>
          <w:sz w:val="23"/>
          <w:szCs w:val="23"/>
        </w:rPr>
        <w:t>map</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mapFragment.getMapAsync(</w:t>
      </w:r>
      <w:r>
        <w:rPr>
          <w:rFonts w:ascii="Source Code Pro Semibold" w:hAnsi="Source Code Pro Semibold"/>
          <w:b/>
          <w:bCs/>
          <w:color w:val="000080"/>
          <w:sz w:val="23"/>
          <w:szCs w:val="23"/>
        </w:rPr>
        <w:t>this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loadSeatRequestDetails();</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void </w:t>
      </w:r>
      <w:r>
        <w:rPr>
          <w:rFonts w:ascii="Source Code Pro Semibold" w:hAnsi="Source Code Pro Semibold"/>
          <w:color w:val="000000"/>
          <w:sz w:val="23"/>
          <w:szCs w:val="23"/>
        </w:rPr>
        <w:t>requestSeat() {</w:t>
      </w:r>
      <w:r>
        <w:rPr>
          <w:rFonts w:ascii="Source Code Pro Semibold" w:hAnsi="Source Code Pro Semibold"/>
          <w:color w:val="000000"/>
          <w:sz w:val="23"/>
          <w:szCs w:val="23"/>
        </w:rPr>
        <w:br/>
        <w:t xml:space="preserve">        SeatRequest seatRequest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SeatRequest();</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busId </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selectedBus</w:t>
      </w:r>
      <w:r>
        <w:rPr>
          <w:rFonts w:ascii="Source Code Pro Semibold" w:hAnsi="Source Code Pro Semibold"/>
          <w:color w:val="000000"/>
          <w:sz w:val="23"/>
          <w:szCs w:val="23"/>
        </w:rPr>
        <w:t>.</w:t>
      </w:r>
      <w:r>
        <w:rPr>
          <w:rFonts w:ascii="Source Code Pro Semibold" w:hAnsi="Source Code Pro Semibold"/>
          <w:b/>
          <w:bCs/>
          <w:color w:val="660E7A"/>
          <w:sz w:val="23"/>
          <w:szCs w:val="23"/>
        </w:rPr>
        <w:t>busId</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userId </w:t>
      </w:r>
      <w:r>
        <w:rPr>
          <w:rFonts w:ascii="Source Code Pro Semibold" w:hAnsi="Source Code Pro Semibold"/>
          <w:color w:val="000000"/>
          <w:sz w:val="23"/>
          <w:szCs w:val="23"/>
        </w:rPr>
        <w:t>= Common.</w:t>
      </w:r>
      <w:r>
        <w:rPr>
          <w:rFonts w:ascii="Source Code Pro Semibold" w:hAnsi="Source Code Pro Semibold"/>
          <w:i/>
          <w:iCs/>
          <w:color w:val="660E7A"/>
          <w:sz w:val="23"/>
          <w:szCs w:val="23"/>
        </w:rPr>
        <w:t>currentUser</w:t>
      </w:r>
      <w:r>
        <w:rPr>
          <w:rFonts w:ascii="Source Code Pro Semibold" w:hAnsi="Source Code Pro Semibold"/>
          <w:color w:val="000000"/>
          <w:sz w:val="23"/>
          <w:szCs w:val="23"/>
        </w:rPr>
        <w:t>.</w:t>
      </w:r>
      <w:r>
        <w:rPr>
          <w:rFonts w:ascii="Source Code Pro Semibold" w:hAnsi="Source Code Pro Semibold"/>
          <w:b/>
          <w:bCs/>
          <w:color w:val="660E7A"/>
          <w:sz w:val="23"/>
          <w:szCs w:val="23"/>
        </w:rPr>
        <w:t>id</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latitude </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myLatitude</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longitude </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myLongitude</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status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1</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MyFirebase.</w:t>
      </w:r>
      <w:r>
        <w:rPr>
          <w:rFonts w:ascii="Source Code Pro Semibold" w:hAnsi="Source Code Pro Semibold"/>
          <w:i/>
          <w:iCs/>
          <w:color w:val="000000"/>
          <w:sz w:val="23"/>
          <w:szCs w:val="23"/>
        </w:rPr>
        <w:t>writeSeatRequest</w:t>
      </w:r>
      <w:r>
        <w:rPr>
          <w:rFonts w:ascii="Source Code Pro Semibold" w:hAnsi="Source Code Pro Semibold"/>
          <w:color w:val="000000"/>
          <w:sz w:val="23"/>
          <w:szCs w:val="23"/>
        </w:rPr>
        <w:t>(seatRequest);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void </w:t>
      </w:r>
      <w:r>
        <w:rPr>
          <w:rFonts w:ascii="Source Code Pro Semibold" w:hAnsi="Source Code Pro Semibold"/>
          <w:color w:val="000000"/>
          <w:sz w:val="23"/>
          <w:szCs w:val="23"/>
        </w:rPr>
        <w:t>loadSeatRequestDetails() {</w:t>
      </w:r>
      <w:r>
        <w:rPr>
          <w:rFonts w:ascii="Source Code Pro Semibold" w:hAnsi="Source Code Pro Semibold"/>
          <w:color w:val="000000"/>
          <w:sz w:val="23"/>
          <w:szCs w:val="23"/>
        </w:rPr>
        <w:br/>
        <w:t xml:space="preserve">        MyFirebase.</w:t>
      </w:r>
      <w:r>
        <w:rPr>
          <w:rFonts w:ascii="Source Code Pro Semibold" w:hAnsi="Source Code Pro Semibold"/>
          <w:i/>
          <w:iCs/>
          <w:color w:val="660E7A"/>
          <w:sz w:val="23"/>
          <w:szCs w:val="23"/>
        </w:rPr>
        <w:t>firebaseDatabase</w:t>
      </w:r>
      <w:r>
        <w:rPr>
          <w:rFonts w:ascii="Source Code Pro Semibold" w:hAnsi="Source Code Pro Semibold"/>
          <w:color w:val="000000"/>
          <w:sz w:val="23"/>
          <w:szCs w:val="23"/>
        </w:rPr>
        <w:t>.getReference().child(MyFirebase.</w:t>
      </w:r>
      <w:r>
        <w:rPr>
          <w:rFonts w:ascii="Source Code Pro Semibold" w:hAnsi="Source Code Pro Semibold"/>
          <w:i/>
          <w:iCs/>
          <w:color w:val="660E7A"/>
          <w:sz w:val="23"/>
          <w:szCs w:val="23"/>
        </w:rPr>
        <w:t>tableSeatRequest</w:t>
      </w:r>
      <w:r>
        <w:rPr>
          <w:rFonts w:ascii="Source Code Pro Semibold" w:hAnsi="Source Code Pro Semibold"/>
          <w:color w:val="000000"/>
          <w:sz w:val="23"/>
          <w:szCs w:val="23"/>
        </w:rPr>
        <w:t>).addValueEventListener(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ValueEventListener()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onDataChange(DataSnapshot dataSnapshot)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for </w:t>
      </w:r>
      <w:r>
        <w:rPr>
          <w:rFonts w:ascii="Source Code Pro Semibold" w:hAnsi="Source Code Pro Semibold"/>
          <w:color w:val="000000"/>
          <w:sz w:val="23"/>
          <w:szCs w:val="23"/>
        </w:rPr>
        <w:t>(DataSnapshot data : dataSnapshot.getChildren()) {</w:t>
      </w:r>
      <w:r>
        <w:rPr>
          <w:rFonts w:ascii="Source Code Pro Semibold" w:hAnsi="Source Code Pro Semibold"/>
          <w:color w:val="000000"/>
          <w:sz w:val="23"/>
          <w:szCs w:val="23"/>
        </w:rPr>
        <w:br/>
        <w:t xml:space="preserve">                    SeatRequest seatRequest = data.getValue(SeatRequest.</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(seatRequest.</w:t>
      </w:r>
      <w:r>
        <w:rPr>
          <w:rFonts w:ascii="Source Code Pro Semibold" w:hAnsi="Source Code Pro Semibold"/>
          <w:b/>
          <w:bCs/>
          <w:color w:val="660E7A"/>
          <w:sz w:val="23"/>
          <w:szCs w:val="23"/>
        </w:rPr>
        <w:t>userId</w:t>
      </w:r>
      <w:r>
        <w:rPr>
          <w:rFonts w:ascii="Source Code Pro Semibold" w:hAnsi="Source Code Pro Semibold"/>
          <w:color w:val="000000"/>
          <w:sz w:val="23"/>
          <w:szCs w:val="23"/>
        </w:rPr>
        <w:t>.equals(Common.</w:t>
      </w:r>
      <w:r>
        <w:rPr>
          <w:rFonts w:ascii="Source Code Pro Semibold" w:hAnsi="Source Code Pro Semibold"/>
          <w:i/>
          <w:iCs/>
          <w:color w:val="660E7A"/>
          <w:sz w:val="23"/>
          <w:szCs w:val="23"/>
        </w:rPr>
        <w:t>currentUser</w:t>
      </w:r>
      <w:r>
        <w:rPr>
          <w:rFonts w:ascii="Source Code Pro Semibold" w:hAnsi="Source Code Pro Semibold"/>
          <w:color w:val="000000"/>
          <w:sz w:val="23"/>
          <w:szCs w:val="23"/>
        </w:rPr>
        <w:t>.</w:t>
      </w:r>
      <w:r>
        <w:rPr>
          <w:rFonts w:ascii="Source Code Pro Semibold" w:hAnsi="Source Code Pro Semibold"/>
          <w:b/>
          <w:bCs/>
          <w:color w:val="660E7A"/>
          <w:sz w:val="23"/>
          <w:szCs w:val="23"/>
        </w:rPr>
        <w:t>id</w:t>
      </w:r>
      <w:r>
        <w:rPr>
          <w:rFonts w:ascii="Source Code Pro Semibold" w:hAnsi="Source Code Pro Semibold"/>
          <w:color w:val="000000"/>
          <w:sz w:val="23"/>
          <w:szCs w:val="23"/>
        </w:rPr>
        <w:t>))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(seatRequest.</w:t>
      </w:r>
      <w:r>
        <w:rPr>
          <w:rFonts w:ascii="Source Code Pro Semibold" w:hAnsi="Source Code Pro Semibold"/>
          <w:b/>
          <w:bCs/>
          <w:color w:val="660E7A"/>
          <w:sz w:val="23"/>
          <w:szCs w:val="23"/>
        </w:rPr>
        <w:t xml:space="preserve">status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2</w:t>
      </w:r>
      <w:r>
        <w:rPr>
          <w:rFonts w:ascii="Source Code Pro Semibold" w:hAnsi="Source Code Pro Semibold"/>
          <w:color w:val="000000"/>
          <w:sz w:val="23"/>
          <w:szCs w:val="23"/>
        </w:rPr>
        <w:t>)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"Approve"</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LENGTH_LONG</w:t>
      </w:r>
      <w:r>
        <w:rPr>
          <w:rFonts w:ascii="Source Code Pro Semibold" w:hAnsi="Source Code Pro Semibold"/>
          <w:color w:val="000000"/>
          <w:sz w:val="23"/>
          <w:szCs w:val="23"/>
        </w:rPr>
        <w:t>).show();</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status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0</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lastRenderedPageBreak/>
        <w:t xml:space="preserve">                            MyFirebase.</w:t>
      </w:r>
      <w:r>
        <w:rPr>
          <w:rFonts w:ascii="Source Code Pro Semibold" w:hAnsi="Source Code Pro Semibold"/>
          <w:i/>
          <w:iCs/>
          <w:color w:val="000000"/>
          <w:sz w:val="23"/>
          <w:szCs w:val="23"/>
        </w:rPr>
        <w:t>updateSeatRequest</w:t>
      </w:r>
      <w:r>
        <w:rPr>
          <w:rFonts w:ascii="Source Code Pro Semibold" w:hAnsi="Source Code Pro Semibold"/>
          <w:color w:val="000000"/>
          <w:sz w:val="23"/>
          <w:szCs w:val="23"/>
        </w:rPr>
        <w:t>(seatRequest);</w:t>
      </w:r>
      <w:r>
        <w:rPr>
          <w:rFonts w:ascii="Source Code Pro Semibold" w:hAnsi="Source Code Pro Semibold"/>
          <w:color w:val="000000"/>
          <w:sz w:val="23"/>
          <w:szCs w:val="23"/>
        </w:rPr>
        <w:br/>
        <w:t xml:space="preserve">                        } </w:t>
      </w:r>
      <w:r>
        <w:rPr>
          <w:rFonts w:ascii="Source Code Pro Semibold" w:hAnsi="Source Code Pro Semibold"/>
          <w:b/>
          <w:bCs/>
          <w:color w:val="000080"/>
          <w:sz w:val="23"/>
          <w:szCs w:val="23"/>
        </w:rPr>
        <w:t xml:space="preserve">else if </w:t>
      </w:r>
      <w:r>
        <w:rPr>
          <w:rFonts w:ascii="Source Code Pro Semibold" w:hAnsi="Source Code Pro Semibold"/>
          <w:color w:val="000000"/>
          <w:sz w:val="23"/>
          <w:szCs w:val="23"/>
        </w:rPr>
        <w:t>(seatRequest.</w:t>
      </w:r>
      <w:r>
        <w:rPr>
          <w:rFonts w:ascii="Source Code Pro Semibold" w:hAnsi="Source Code Pro Semibold"/>
          <w:b/>
          <w:bCs/>
          <w:color w:val="660E7A"/>
          <w:sz w:val="23"/>
          <w:szCs w:val="23"/>
        </w:rPr>
        <w:t xml:space="preserve">status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3</w:t>
      </w:r>
      <w:r>
        <w:rPr>
          <w:rFonts w:ascii="Source Code Pro Semibold" w:hAnsi="Source Code Pro Semibold"/>
          <w:color w:val="000000"/>
          <w:sz w:val="23"/>
          <w:szCs w:val="23"/>
        </w:rPr>
        <w:t>)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 xml:space="preserve">(getApplicationContext(), </w:t>
      </w:r>
      <w:r>
        <w:rPr>
          <w:rFonts w:ascii="Source Code Pro Semibold" w:hAnsi="Source Code Pro Semibold"/>
          <w:b/>
          <w:bCs/>
          <w:color w:val="008000"/>
          <w:sz w:val="23"/>
          <w:szCs w:val="23"/>
        </w:rPr>
        <w:t>"Reject"</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LENGTH_LONG</w:t>
      </w:r>
      <w:r>
        <w:rPr>
          <w:rFonts w:ascii="Source Code Pro Semibold" w:hAnsi="Source Code Pro Semibold"/>
          <w:color w:val="000000"/>
          <w:sz w:val="23"/>
          <w:szCs w:val="23"/>
        </w:rPr>
        <w:t>).show();</w:t>
      </w:r>
      <w:r>
        <w:rPr>
          <w:rFonts w:ascii="Source Code Pro Semibold" w:hAnsi="Source Code Pro Semibold"/>
          <w:color w:val="000000"/>
          <w:sz w:val="23"/>
          <w:szCs w:val="23"/>
        </w:rPr>
        <w:br/>
        <w:t xml:space="preserve">                            seatRequest.</w:t>
      </w:r>
      <w:r>
        <w:rPr>
          <w:rFonts w:ascii="Source Code Pro Semibold" w:hAnsi="Source Code Pro Semibold"/>
          <w:b/>
          <w:bCs/>
          <w:color w:val="660E7A"/>
          <w:sz w:val="23"/>
          <w:szCs w:val="23"/>
        </w:rPr>
        <w:t xml:space="preserve">status </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0</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MyFirebase.</w:t>
      </w:r>
      <w:r>
        <w:rPr>
          <w:rFonts w:ascii="Source Code Pro Semibold" w:hAnsi="Source Code Pro Semibold"/>
          <w:i/>
          <w:iCs/>
          <w:color w:val="000000"/>
          <w:sz w:val="23"/>
          <w:szCs w:val="23"/>
        </w:rPr>
        <w:t>updateSeatRequest</w:t>
      </w:r>
      <w:r>
        <w:rPr>
          <w:rFonts w:ascii="Source Code Pro Semibold" w:hAnsi="Source Code Pro Semibold"/>
          <w:color w:val="000000"/>
          <w:sz w:val="23"/>
          <w:szCs w:val="23"/>
        </w:rPr>
        <w:t>(seatRequest);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onCancelled(DatabaseError error)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sidR="00576C85">
        <w:rPr>
          <w:rFonts w:ascii="Source Code Pro Semibold" w:hAnsi="Source Code Pro Semibold"/>
          <w:color w:val="000000"/>
          <w:sz w:val="23"/>
          <w:szCs w:val="23"/>
        </w:rPr>
        <w:t xml:space="preserve">// show registered buses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private void </w:t>
      </w:r>
      <w:r>
        <w:rPr>
          <w:rFonts w:ascii="Source Code Pro Semibold" w:hAnsi="Source Code Pro Semibold"/>
          <w:color w:val="000000"/>
          <w:sz w:val="23"/>
          <w:szCs w:val="23"/>
        </w:rPr>
        <w:t>loadbus()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i/>
          <w:iCs/>
          <w:color w:val="808080"/>
          <w:sz w:val="23"/>
          <w:szCs w:val="23"/>
        </w:rPr>
        <w:t>//retrive firebase data from tablesbuslocation</w:t>
      </w:r>
    </w:p>
    <w:p w14:paraId="7C9048E5" w14:textId="12280A1F" w:rsidR="00D97625" w:rsidRDefault="00D97625" w:rsidP="00D97625">
      <w:pPr>
        <w:pStyle w:val="HTMLPreformatted"/>
        <w:shd w:val="clear" w:color="auto" w:fill="FFFFFF"/>
        <w:rPr>
          <w:rFonts w:ascii="Source Code Pro Semibold" w:hAnsi="Source Code Pro Semibold"/>
          <w:color w:val="000000"/>
          <w:sz w:val="23"/>
          <w:szCs w:val="23"/>
        </w:rPr>
      </w:pPr>
      <w:r>
        <w:rPr>
          <w:rFonts w:ascii="Source Code Pro Semibold" w:hAnsi="Source Code Pro Semibold"/>
          <w:i/>
          <w:iCs/>
          <w:color w:val="808080"/>
          <w:sz w:val="23"/>
          <w:szCs w:val="23"/>
        </w:rPr>
        <w:br/>
      </w:r>
      <w:r>
        <w:rPr>
          <w:rFonts w:ascii="Source Code Pro Semibold" w:hAnsi="Source Code Pro Semibold"/>
          <w:color w:val="000000"/>
          <w:sz w:val="23"/>
          <w:szCs w:val="23"/>
        </w:rPr>
        <w:t>MyFirebase.</w:t>
      </w:r>
      <w:r>
        <w:rPr>
          <w:rFonts w:ascii="Source Code Pro Semibold" w:hAnsi="Source Code Pro Semibold"/>
          <w:i/>
          <w:iCs/>
          <w:color w:val="660E7A"/>
          <w:sz w:val="23"/>
          <w:szCs w:val="23"/>
        </w:rPr>
        <w:t>firebaseDatabase</w:t>
      </w:r>
      <w:r>
        <w:rPr>
          <w:rFonts w:ascii="Source Code Pro Semibold" w:hAnsi="Source Code Pro Semibold"/>
          <w:color w:val="000000"/>
          <w:sz w:val="23"/>
          <w:szCs w:val="23"/>
        </w:rPr>
        <w:t>.getReference().child(MyFirebase.</w:t>
      </w:r>
      <w:r>
        <w:rPr>
          <w:rFonts w:ascii="Source Code Pro Semibold" w:hAnsi="Source Code Pro Semibold"/>
          <w:i/>
          <w:iCs/>
          <w:color w:val="660E7A"/>
          <w:sz w:val="23"/>
          <w:szCs w:val="23"/>
        </w:rPr>
        <w:t>tableBusLocation</w:t>
      </w:r>
      <w:r>
        <w:rPr>
          <w:rFonts w:ascii="Source Code Pro Semibold" w:hAnsi="Source Code Pro Semibold"/>
          <w:color w:val="000000"/>
          <w:sz w:val="23"/>
          <w:szCs w:val="23"/>
        </w:rPr>
        <w:t>).addValueEventListener(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ValueEventListener()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onDataChange(</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DataSnapshot dataSnapshot) {</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buslist </w:t>
      </w:r>
      <w:r>
        <w:rPr>
          <w:rFonts w:ascii="Source Code Pro Semibold" w:hAnsi="Source Code Pro Semibold"/>
          <w:color w:val="000000"/>
          <w:sz w:val="23"/>
          <w:szCs w:val="23"/>
        </w:rPr>
        <w:t xml:space="preserve">=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ArrayList&lt;&gt;();</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for </w:t>
      </w:r>
      <w:r>
        <w:rPr>
          <w:rFonts w:ascii="Source Code Pro Semibold" w:hAnsi="Source Code Pro Semibold"/>
          <w:color w:val="000000"/>
          <w:sz w:val="23"/>
          <w:szCs w:val="23"/>
        </w:rPr>
        <w:t>(DataSnapshot data : dataSnapshot.getChildren()) {</w:t>
      </w:r>
      <w:r>
        <w:rPr>
          <w:rFonts w:ascii="Source Code Pro Semibold" w:hAnsi="Source Code Pro Semibold"/>
          <w:color w:val="000000"/>
          <w:sz w:val="23"/>
          <w:szCs w:val="23"/>
        </w:rPr>
        <w:br/>
        <w:t xml:space="preserve">                    BusLocation bus = data.getValue(BusLocation.</w:t>
      </w:r>
      <w:r>
        <w:rPr>
          <w:rFonts w:ascii="Source Code Pro Semibold" w:hAnsi="Source Code Pro Semibold"/>
          <w:b/>
          <w:bCs/>
          <w:color w:val="000080"/>
          <w:sz w:val="23"/>
          <w:szCs w:val="23"/>
        </w:rPr>
        <w:t>class</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buslist</w:t>
      </w:r>
      <w:r>
        <w:rPr>
          <w:rFonts w:ascii="Source Code Pro Semibold" w:hAnsi="Source Code Pro Semibold"/>
          <w:color w:val="000000"/>
          <w:sz w:val="23"/>
          <w:szCs w:val="23"/>
        </w:rPr>
        <w:t>.add(bus);</w:t>
      </w:r>
      <w:r>
        <w:rPr>
          <w:rFonts w:ascii="Source Code Pro Semibold" w:hAnsi="Source Code Pro Semibold"/>
          <w:i/>
          <w:iCs/>
          <w:color w:val="808080"/>
          <w:sz w:val="23"/>
          <w:szCs w:val="23"/>
        </w:rPr>
        <w:br/>
      </w:r>
      <w:r>
        <w:rPr>
          <w:rFonts w:ascii="Source Code Pro Semibold" w:hAnsi="Source Code Pro Semibold"/>
          <w:i/>
          <w:iCs/>
          <w:color w:val="808080"/>
          <w:sz w:val="23"/>
          <w:szCs w:val="23"/>
        </w:rPr>
        <w:br/>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drawMarker();</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onCancelled(</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DatabaseError databaseError)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void </w:t>
      </w:r>
      <w:r>
        <w:rPr>
          <w:rFonts w:ascii="Source Code Pro Semibold" w:hAnsi="Source Code Pro Semibold"/>
          <w:color w:val="000000"/>
          <w:sz w:val="23"/>
          <w:szCs w:val="23"/>
        </w:rPr>
        <w:t>drawMarker()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if </w:t>
      </w:r>
      <w:r>
        <w:rPr>
          <w:rFonts w:ascii="Source Code Pro Semibold" w:hAnsi="Source Code Pro Semibold"/>
          <w:color w:val="000000"/>
          <w:sz w:val="23"/>
          <w:szCs w:val="23"/>
        </w:rPr>
        <w:t>(</w:t>
      </w:r>
      <w:r>
        <w:rPr>
          <w:rFonts w:ascii="Source Code Pro Semibold" w:hAnsi="Source Code Pro Semibold"/>
          <w:b/>
          <w:bCs/>
          <w:color w:val="660E7A"/>
          <w:sz w:val="23"/>
          <w:szCs w:val="23"/>
        </w:rPr>
        <w:t xml:space="preserve">mMap </w:t>
      </w:r>
      <w:r>
        <w:rPr>
          <w:rFonts w:ascii="Source Code Pro Semibold" w:hAnsi="Source Code Pro Semibold"/>
          <w:color w:val="000000"/>
          <w:sz w:val="23"/>
          <w:szCs w:val="23"/>
        </w:rPr>
        <w:t xml:space="preserve">!= </w:t>
      </w:r>
      <w:r>
        <w:rPr>
          <w:rFonts w:ascii="Source Code Pro Semibold" w:hAnsi="Source Code Pro Semibold"/>
          <w:b/>
          <w:bCs/>
          <w:color w:val="000080"/>
          <w:sz w:val="23"/>
          <w:szCs w:val="23"/>
        </w:rPr>
        <w:t>null</w:t>
      </w:r>
      <w:r>
        <w:rPr>
          <w:rFonts w:ascii="Source Code Pro Semibold" w:hAnsi="Source Code Pro Semibold"/>
          <w:color w:val="000000"/>
          <w:sz w:val="23"/>
          <w:szCs w:val="23"/>
        </w:rPr>
        <w:t>) {</w:t>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.clear();</w:t>
      </w:r>
      <w:r>
        <w:rPr>
          <w:rFonts w:ascii="Source Code Pro Semibold" w:hAnsi="Source Code Pro Semibold"/>
          <w:color w:val="000000"/>
          <w:sz w:val="23"/>
          <w:szCs w:val="23"/>
        </w:rPr>
        <w:br/>
      </w:r>
      <w:r>
        <w:rPr>
          <w:rFonts w:ascii="Source Code Pro Semibold" w:hAnsi="Source Code Pro Semibold"/>
          <w:color w:val="000000"/>
          <w:sz w:val="23"/>
          <w:szCs w:val="23"/>
        </w:rPr>
        <w:lastRenderedPageBreak/>
        <w:t xml:space="preserve">        } </w:t>
      </w:r>
      <w:r>
        <w:rPr>
          <w:rFonts w:ascii="Source Code Pro Semibold" w:hAnsi="Source Code Pro Semibold"/>
          <w:b/>
          <w:bCs/>
          <w:color w:val="000080"/>
          <w:sz w:val="23"/>
          <w:szCs w:val="23"/>
        </w:rPr>
        <w:t xml:space="preserve">else </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000080"/>
          <w:sz w:val="23"/>
          <w:szCs w:val="23"/>
        </w:rPr>
        <w:t>return</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b/>
          <w:bCs/>
          <w:color w:val="000080"/>
          <w:sz w:val="23"/>
          <w:szCs w:val="23"/>
        </w:rPr>
        <w:t xml:space="preserve">for </w:t>
      </w:r>
      <w:r>
        <w:rPr>
          <w:rFonts w:ascii="Source Code Pro Semibold" w:hAnsi="Source Code Pro Semibold"/>
          <w:color w:val="000000"/>
          <w:sz w:val="23"/>
          <w:szCs w:val="23"/>
        </w:rPr>
        <w:t>(</w:t>
      </w:r>
      <w:r>
        <w:rPr>
          <w:rFonts w:ascii="Source Code Pro Semibold" w:hAnsi="Source Code Pro Semibold"/>
          <w:b/>
          <w:bCs/>
          <w:color w:val="000080"/>
          <w:sz w:val="23"/>
          <w:szCs w:val="23"/>
        </w:rPr>
        <w:t xml:space="preserve">int </w:t>
      </w:r>
      <w:r>
        <w:rPr>
          <w:rFonts w:ascii="Source Code Pro Semibold" w:hAnsi="Source Code Pro Semibold"/>
          <w:color w:val="000000"/>
          <w:sz w:val="23"/>
          <w:szCs w:val="23"/>
        </w:rPr>
        <w:t xml:space="preserve">i = </w:t>
      </w:r>
      <w:r>
        <w:rPr>
          <w:rFonts w:ascii="Source Code Pro Semibold" w:hAnsi="Source Code Pro Semibold"/>
          <w:color w:val="0000FF"/>
          <w:sz w:val="23"/>
          <w:szCs w:val="23"/>
        </w:rPr>
        <w:t>0</w:t>
      </w:r>
      <w:r>
        <w:rPr>
          <w:rFonts w:ascii="Source Code Pro Semibold" w:hAnsi="Source Code Pro Semibold"/>
          <w:color w:val="000000"/>
          <w:sz w:val="23"/>
          <w:szCs w:val="23"/>
        </w:rPr>
        <w:t>; i &lt;</w:t>
      </w:r>
      <w:r>
        <w:rPr>
          <w:rFonts w:ascii="Source Code Pro Semibold" w:hAnsi="Source Code Pro Semibold"/>
          <w:b/>
          <w:bCs/>
          <w:color w:val="660E7A"/>
          <w:sz w:val="23"/>
          <w:szCs w:val="23"/>
        </w:rPr>
        <w:t>buslist</w:t>
      </w:r>
      <w:r>
        <w:rPr>
          <w:rFonts w:ascii="Source Code Pro Semibold" w:hAnsi="Source Code Pro Semibold"/>
          <w:color w:val="000000"/>
          <w:sz w:val="23"/>
          <w:szCs w:val="23"/>
        </w:rPr>
        <w:t>.size(); i++) {</w:t>
      </w:r>
      <w:r>
        <w:rPr>
          <w:rFonts w:ascii="Source Code Pro Semibold" w:hAnsi="Source Code Pro Semibold"/>
          <w:color w:val="000000"/>
          <w:sz w:val="23"/>
          <w:szCs w:val="23"/>
        </w:rPr>
        <w:br/>
        <w:t xml:space="preserve">            BusLocation bus = </w:t>
      </w:r>
      <w:r>
        <w:rPr>
          <w:rFonts w:ascii="Source Code Pro Semibold" w:hAnsi="Source Code Pro Semibold"/>
          <w:b/>
          <w:bCs/>
          <w:color w:val="660E7A"/>
          <w:sz w:val="23"/>
          <w:szCs w:val="23"/>
        </w:rPr>
        <w:t>buslist</w:t>
      </w:r>
      <w:r>
        <w:rPr>
          <w:rFonts w:ascii="Source Code Pro Semibold" w:hAnsi="Source Code Pro Semibold"/>
          <w:color w:val="000000"/>
          <w:sz w:val="23"/>
          <w:szCs w:val="23"/>
        </w:rPr>
        <w:t>.get(i);</w:t>
      </w:r>
      <w:r>
        <w:rPr>
          <w:rFonts w:ascii="Source Code Pro Semibold" w:hAnsi="Source Code Pro Semibold"/>
          <w:color w:val="000000"/>
          <w:sz w:val="23"/>
          <w:szCs w:val="23"/>
        </w:rPr>
        <w:br/>
        <w:t xml:space="preserve">            LatLng busplace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LatLng(bus.</w:t>
      </w:r>
      <w:r>
        <w:rPr>
          <w:rFonts w:ascii="Source Code Pro Semibold" w:hAnsi="Source Code Pro Semibold"/>
          <w:b/>
          <w:bCs/>
          <w:color w:val="660E7A"/>
          <w:sz w:val="23"/>
          <w:szCs w:val="23"/>
        </w:rPr>
        <w:t>latitude</w:t>
      </w:r>
      <w:r>
        <w:rPr>
          <w:rFonts w:ascii="Source Code Pro Semibold" w:hAnsi="Source Code Pro Semibold"/>
          <w:color w:val="000000"/>
          <w:sz w:val="23"/>
          <w:szCs w:val="23"/>
        </w:rPr>
        <w:t>, bus.</w:t>
      </w:r>
      <w:r>
        <w:rPr>
          <w:rFonts w:ascii="Source Code Pro Semibold" w:hAnsi="Source Code Pro Semibold"/>
          <w:b/>
          <w:bCs/>
          <w:color w:val="660E7A"/>
          <w:sz w:val="23"/>
          <w:szCs w:val="23"/>
        </w:rPr>
        <w:t>longitude</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MarkerOptions markerOptions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MarkerOptions()</w:t>
      </w:r>
      <w:r>
        <w:rPr>
          <w:rFonts w:ascii="Source Code Pro Semibold" w:hAnsi="Source Code Pro Semibold"/>
          <w:color w:val="000000"/>
          <w:sz w:val="23"/>
          <w:szCs w:val="23"/>
        </w:rPr>
        <w:br/>
        <w:t xml:space="preserve">                    .position(busplace)</w:t>
      </w:r>
      <w:r>
        <w:rPr>
          <w:rFonts w:ascii="Source Code Pro Semibold" w:hAnsi="Source Code Pro Semibold"/>
          <w:color w:val="000000"/>
          <w:sz w:val="23"/>
          <w:szCs w:val="23"/>
        </w:rPr>
        <w:br/>
        <w:t xml:space="preserve">                    .draggable(</w:t>
      </w:r>
      <w:r>
        <w:rPr>
          <w:rFonts w:ascii="Source Code Pro Semibold" w:hAnsi="Source Code Pro Semibold"/>
          <w:b/>
          <w:bCs/>
          <w:color w:val="000080"/>
          <w:sz w:val="23"/>
          <w:szCs w:val="23"/>
        </w:rPr>
        <w:t>true</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.title(</w:t>
      </w:r>
      <w:r>
        <w:rPr>
          <w:rFonts w:ascii="Source Code Pro Semibold" w:hAnsi="Source Code Pro Semibold"/>
          <w:b/>
          <w:bCs/>
          <w:color w:val="008000"/>
          <w:sz w:val="23"/>
          <w:szCs w:val="23"/>
        </w:rPr>
        <w:t xml:space="preserve">"Available Seats " </w:t>
      </w:r>
      <w:r>
        <w:rPr>
          <w:rFonts w:ascii="Source Code Pro Semibold" w:hAnsi="Source Code Pro Semibold"/>
          <w:color w:val="000000"/>
          <w:sz w:val="23"/>
          <w:szCs w:val="23"/>
        </w:rPr>
        <w:t>+ bus.</w:t>
      </w:r>
      <w:r>
        <w:rPr>
          <w:rFonts w:ascii="Source Code Pro Semibold" w:hAnsi="Source Code Pro Semibold"/>
          <w:b/>
          <w:bCs/>
          <w:color w:val="660E7A"/>
          <w:sz w:val="23"/>
          <w:szCs w:val="23"/>
        </w:rPr>
        <w:t>seatCount</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.icon(BitmapDescriptorFactory.</w:t>
      </w:r>
      <w:r>
        <w:rPr>
          <w:rFonts w:ascii="Source Code Pro Semibold" w:hAnsi="Source Code Pro Semibold"/>
          <w:i/>
          <w:iCs/>
          <w:color w:val="000000"/>
          <w:sz w:val="23"/>
          <w:szCs w:val="23"/>
        </w:rPr>
        <w:t>fromResource</w:t>
      </w:r>
      <w:r>
        <w:rPr>
          <w:rFonts w:ascii="Source Code Pro Semibold" w:hAnsi="Source Code Pro Semibold"/>
          <w:color w:val="000000"/>
          <w:sz w:val="23"/>
          <w:szCs w:val="23"/>
        </w:rPr>
        <w:t>(R.drawable.</w:t>
      </w:r>
      <w:r>
        <w:rPr>
          <w:rFonts w:ascii="Source Code Pro Semibold" w:hAnsi="Source Code Pro Semibold"/>
          <w:b/>
          <w:bCs/>
          <w:i/>
          <w:iCs/>
          <w:color w:val="660E7A"/>
          <w:sz w:val="23"/>
          <w:szCs w:val="23"/>
        </w:rPr>
        <w:t>download</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Marker marker = </w:t>
      </w:r>
      <w:r>
        <w:rPr>
          <w:rFonts w:ascii="Source Code Pro Semibold" w:hAnsi="Source Code Pro Semibold"/>
          <w:b/>
          <w:bCs/>
          <w:color w:val="660E7A"/>
          <w:sz w:val="23"/>
          <w:szCs w:val="23"/>
        </w:rPr>
        <w:t>mMap</w:t>
      </w:r>
      <w:r>
        <w:rPr>
          <w:rFonts w:ascii="Source Code Pro Semibold" w:hAnsi="Source Code Pro Semibold"/>
          <w:color w:val="000000"/>
          <w:sz w:val="23"/>
          <w:szCs w:val="23"/>
        </w:rPr>
        <w:t>.addMarker(markerOptions);</w:t>
      </w:r>
      <w:r>
        <w:rPr>
          <w:rFonts w:ascii="Source Code Pro Semibold" w:hAnsi="Source Code Pro Semibold"/>
          <w:color w:val="000000"/>
          <w:sz w:val="23"/>
          <w:szCs w:val="23"/>
        </w:rPr>
        <w:br/>
        <w:t xml:space="preserve">            marker.showInfoWindow();</w:t>
      </w:r>
      <w:r>
        <w:rPr>
          <w:rFonts w:ascii="Source Code Pro Semibold" w:hAnsi="Source Code Pro Semibold"/>
          <w:color w:val="000000"/>
          <w:sz w:val="23"/>
          <w:szCs w:val="23"/>
        </w:rPr>
        <w:br/>
        <w:t xml:space="preserve">            SeatRequest seatRequest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SeatRequest();</w:t>
      </w:r>
      <w:r>
        <w:rPr>
          <w:rFonts w:ascii="Source Code Pro Semibold" w:hAnsi="Source Code Pro Semibold"/>
          <w:color w:val="000000"/>
          <w:sz w:val="23"/>
          <w:szCs w:val="23"/>
        </w:rPr>
        <w:br/>
        <w:t xml:space="preserve">            marker.setTag(bus);</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onMapReady(GoogleMap googleMap) {</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mMap </w:t>
      </w:r>
      <w:r>
        <w:rPr>
          <w:rFonts w:ascii="Source Code Pro Semibold" w:hAnsi="Source Code Pro Semibold"/>
          <w:color w:val="000000"/>
          <w:sz w:val="23"/>
          <w:szCs w:val="23"/>
        </w:rPr>
        <w:t>= googleMap;</w:t>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.getUiSettings().setMyLocationButtonEnabled(</w:t>
      </w:r>
      <w:r>
        <w:rPr>
          <w:rFonts w:ascii="Source Code Pro Semibold" w:hAnsi="Source Code Pro Semibold"/>
          <w:b/>
          <w:bCs/>
          <w:color w:val="000080"/>
          <w:sz w:val="23"/>
          <w:szCs w:val="23"/>
        </w:rPr>
        <w:t>true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.setMyLocationEnabled(</w:t>
      </w:r>
      <w:r>
        <w:rPr>
          <w:rFonts w:ascii="Source Code Pro Semibold" w:hAnsi="Source Code Pro Semibold"/>
          <w:b/>
          <w:bCs/>
          <w:color w:val="000080"/>
          <w:sz w:val="23"/>
          <w:szCs w:val="23"/>
        </w:rPr>
        <w:t>true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.setOnInfoWindowClickListener(</w:t>
      </w:r>
      <w:r>
        <w:rPr>
          <w:rFonts w:ascii="Source Code Pro Semibold" w:hAnsi="Source Code Pro Semibold"/>
          <w:b/>
          <w:bCs/>
          <w:color w:val="000080"/>
          <w:sz w:val="23"/>
          <w:szCs w:val="23"/>
        </w:rPr>
        <w:t>this</w:t>
      </w:r>
      <w:r>
        <w:rPr>
          <w:rFonts w:ascii="Source Code Pro Semibold" w:hAnsi="Source Code Pro Semibold"/>
          <w:color w:val="000000"/>
          <w:sz w:val="23"/>
          <w:szCs w:val="23"/>
        </w:rPr>
        <w:t>);</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onLocationChanged(Location location) {</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myLatitude </w:t>
      </w:r>
      <w:r>
        <w:rPr>
          <w:rFonts w:ascii="Source Code Pro Semibold" w:hAnsi="Source Code Pro Semibold"/>
          <w:color w:val="000000"/>
          <w:sz w:val="23"/>
          <w:szCs w:val="23"/>
        </w:rPr>
        <w:t>= location.getLatitude();</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myLongitude </w:t>
      </w:r>
      <w:r>
        <w:rPr>
          <w:rFonts w:ascii="Source Code Pro Semibold" w:hAnsi="Source Code Pro Semibold"/>
          <w:color w:val="000000"/>
          <w:sz w:val="23"/>
          <w:szCs w:val="23"/>
        </w:rPr>
        <w:t>= location.getLongitude();</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LatLng myLatLong = </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LatLng(</w:t>
      </w:r>
      <w:r>
        <w:rPr>
          <w:rFonts w:ascii="Source Code Pro Semibold" w:hAnsi="Source Code Pro Semibold"/>
          <w:b/>
          <w:bCs/>
          <w:color w:val="660E7A"/>
          <w:sz w:val="23"/>
          <w:szCs w:val="23"/>
        </w:rPr>
        <w:t>myLatitude</w:t>
      </w:r>
      <w:r>
        <w:rPr>
          <w:rFonts w:ascii="Source Code Pro Semibold" w:hAnsi="Source Code Pro Semibold"/>
          <w:color w:val="000000"/>
          <w:sz w:val="23"/>
          <w:szCs w:val="23"/>
        </w:rPr>
        <w:t xml:space="preserve">, </w:t>
      </w:r>
      <w:r>
        <w:rPr>
          <w:rFonts w:ascii="Source Code Pro Semibold" w:hAnsi="Source Code Pro Semibold"/>
          <w:b/>
          <w:bCs/>
          <w:color w:val="660E7A"/>
          <w:sz w:val="23"/>
          <w:szCs w:val="23"/>
        </w:rPr>
        <w:t>myLongitude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.addMarker(</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MarkerOptions().position(myLatLong).draggable(</w:t>
      </w:r>
      <w:r>
        <w:rPr>
          <w:rFonts w:ascii="Source Code Pro Semibold" w:hAnsi="Source Code Pro Semibold"/>
          <w:b/>
          <w:bCs/>
          <w:color w:val="000080"/>
          <w:sz w:val="23"/>
          <w:szCs w:val="23"/>
        </w:rPr>
        <w:t>true</w:t>
      </w:r>
      <w:r>
        <w:rPr>
          <w:rFonts w:ascii="Source Code Pro Semibold" w:hAnsi="Source Code Pro Semibold"/>
          <w:color w:val="000000"/>
          <w:sz w:val="23"/>
          <w:szCs w:val="23"/>
        </w:rPr>
        <w:t>).title(</w:t>
      </w:r>
      <w:r>
        <w:rPr>
          <w:rFonts w:ascii="Source Code Pro Semibold" w:hAnsi="Source Code Pro Semibold"/>
          <w:color w:val="000000"/>
          <w:sz w:val="23"/>
          <w:szCs w:val="23"/>
        </w:rPr>
        <w:br/>
      </w:r>
      <w:r>
        <w:rPr>
          <w:rFonts w:ascii="Source Code Pro Semibold" w:hAnsi="Source Code Pro Semibold"/>
          <w:b/>
          <w:bCs/>
          <w:color w:val="008000"/>
          <w:sz w:val="23"/>
          <w:szCs w:val="23"/>
        </w:rPr>
        <w:t>"Me"</w:t>
      </w:r>
      <w:r>
        <w:rPr>
          <w:rFonts w:ascii="Source Code Pro Semibold" w:hAnsi="Source Code Pro Semibold"/>
          <w:color w:val="000000"/>
          <w:sz w:val="23"/>
          <w:szCs w:val="23"/>
        </w:rPr>
        <w:t>).icon(BitmapDescriptorFactory.</w:t>
      </w:r>
      <w:r>
        <w:rPr>
          <w:rFonts w:ascii="Source Code Pro Semibold" w:hAnsi="Source Code Pro Semibold"/>
          <w:i/>
          <w:iCs/>
          <w:color w:val="000000"/>
          <w:sz w:val="23"/>
          <w:szCs w:val="23"/>
        </w:rPr>
        <w:t>fromResource</w:t>
      </w:r>
      <w:r>
        <w:rPr>
          <w:rFonts w:ascii="Source Code Pro Semibold" w:hAnsi="Source Code Pro Semibold"/>
          <w:color w:val="000000"/>
          <w:sz w:val="23"/>
          <w:szCs w:val="23"/>
        </w:rPr>
        <w:t>(R.drawable.</w:t>
      </w:r>
      <w:r>
        <w:rPr>
          <w:rFonts w:ascii="Source Code Pro Semibold" w:hAnsi="Source Code Pro Semibold"/>
          <w:b/>
          <w:bCs/>
          <w:i/>
          <w:iCs/>
          <w:color w:val="660E7A"/>
          <w:sz w:val="23"/>
          <w:szCs w:val="23"/>
        </w:rPr>
        <w:t>download</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.moveCamera(CameraUpdateFactory.</w:t>
      </w:r>
      <w:r>
        <w:rPr>
          <w:rFonts w:ascii="Source Code Pro Semibold" w:hAnsi="Source Code Pro Semibold"/>
          <w:i/>
          <w:iCs/>
          <w:color w:val="000000"/>
          <w:sz w:val="23"/>
          <w:szCs w:val="23"/>
        </w:rPr>
        <w:t>newLatLng</w:t>
      </w:r>
      <w:r>
        <w:rPr>
          <w:rFonts w:ascii="Source Code Pro Semibold" w:hAnsi="Source Code Pro Semibold"/>
          <w:color w:val="000000"/>
          <w:sz w:val="23"/>
          <w:szCs w:val="23"/>
        </w:rPr>
        <w:t>(myLatLong));</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b/>
          <w:bCs/>
          <w:color w:val="660E7A"/>
          <w:sz w:val="23"/>
          <w:szCs w:val="23"/>
        </w:rPr>
        <w:t>mMap</w:t>
      </w:r>
      <w:r>
        <w:rPr>
          <w:rFonts w:ascii="Source Code Pro Semibold" w:hAnsi="Source Code Pro Semibold"/>
          <w:color w:val="000000"/>
          <w:sz w:val="23"/>
          <w:szCs w:val="23"/>
        </w:rPr>
        <w:t>.animateCamera(CameraUpdateFactory.</w:t>
      </w:r>
      <w:r>
        <w:rPr>
          <w:rFonts w:ascii="Source Code Pro Semibold" w:hAnsi="Source Code Pro Semibold"/>
          <w:i/>
          <w:iCs/>
          <w:color w:val="000000"/>
          <w:sz w:val="23"/>
          <w:szCs w:val="23"/>
        </w:rPr>
        <w:t>newLatLngZoom</w:t>
      </w:r>
      <w:r>
        <w:rPr>
          <w:rFonts w:ascii="Source Code Pro Semibold" w:hAnsi="Source Code Pro Semibold"/>
          <w:color w:val="000000"/>
          <w:sz w:val="23"/>
          <w:szCs w:val="23"/>
        </w:rPr>
        <w:t>(</w:t>
      </w:r>
      <w:r>
        <w:rPr>
          <w:rFonts w:ascii="Source Code Pro Semibold" w:hAnsi="Source Code Pro Semibold"/>
          <w:b/>
          <w:bCs/>
          <w:color w:val="000080"/>
          <w:sz w:val="23"/>
          <w:szCs w:val="23"/>
        </w:rPr>
        <w:t xml:space="preserve">new </w:t>
      </w:r>
      <w:r>
        <w:rPr>
          <w:rFonts w:ascii="Source Code Pro Semibold" w:hAnsi="Source Code Pro Semibold"/>
          <w:color w:val="000000"/>
          <w:sz w:val="23"/>
          <w:szCs w:val="23"/>
        </w:rPr>
        <w:t>LatLng(</w:t>
      </w:r>
      <w:r>
        <w:rPr>
          <w:rFonts w:ascii="Source Code Pro Semibold" w:hAnsi="Source Code Pro Semibold"/>
          <w:b/>
          <w:bCs/>
          <w:color w:val="660E7A"/>
          <w:sz w:val="23"/>
          <w:szCs w:val="23"/>
        </w:rPr>
        <w:t>myLatitude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myLongitude</w:t>
      </w:r>
      <w:r>
        <w:rPr>
          <w:rFonts w:ascii="Source Code Pro Semibold" w:hAnsi="Source Code Pro Semibold"/>
          <w:color w:val="000000"/>
          <w:sz w:val="23"/>
          <w:szCs w:val="23"/>
        </w:rPr>
        <w:t xml:space="preserve">), </w:t>
      </w:r>
      <w:r>
        <w:rPr>
          <w:rFonts w:ascii="Source Code Pro Semibold" w:hAnsi="Source Code Pro Semibold"/>
          <w:color w:val="0000FF"/>
          <w:sz w:val="23"/>
          <w:szCs w:val="23"/>
        </w:rPr>
        <w:t>12.0f</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onProviderDisabled(String provider)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w:t>
      </w:r>
      <w:r>
        <w:rPr>
          <w:rFonts w:ascii="Source Code Pro Semibold" w:hAnsi="Source Code Pro Semibold"/>
          <w:b/>
          <w:bCs/>
          <w:color w:val="000080"/>
          <w:sz w:val="23"/>
          <w:szCs w:val="23"/>
        </w:rPr>
        <w:t>this</w:t>
      </w:r>
      <w:r>
        <w:rPr>
          <w:rFonts w:ascii="Source Code Pro Semibold" w:hAnsi="Source Code Pro Semibold"/>
          <w:color w:val="000000"/>
          <w:sz w:val="23"/>
          <w:szCs w:val="23"/>
        </w:rPr>
        <w:t xml:space="preserve">, </w:t>
      </w:r>
      <w:r>
        <w:rPr>
          <w:rFonts w:ascii="Source Code Pro Semibold" w:hAnsi="Source Code Pro Semibold"/>
          <w:b/>
          <w:bCs/>
          <w:color w:val="008000"/>
          <w:sz w:val="23"/>
          <w:szCs w:val="23"/>
        </w:rPr>
        <w:t>"Please Enable GPS and Internet"</w:t>
      </w:r>
      <w:r>
        <w:rPr>
          <w:rFonts w:ascii="Source Code Pro Semibold" w:hAnsi="Source Code Pro Semibold"/>
          <w:color w:val="000000"/>
          <w:sz w:val="23"/>
          <w:szCs w:val="23"/>
        </w:rPr>
        <w:t xml:space="preserve">, </w:t>
      </w:r>
      <w:r>
        <w:rPr>
          <w:rFonts w:ascii="Source Code Pro Semibold" w:hAnsi="Source Code Pro Semibold"/>
          <w:color w:val="000000"/>
          <w:sz w:val="23"/>
          <w:szCs w:val="23"/>
        </w:rPr>
        <w:lastRenderedPageBreak/>
        <w:t>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 xml:space="preserve">onStatusChanged(String provider, </w:t>
      </w:r>
      <w:r>
        <w:rPr>
          <w:rFonts w:ascii="Source Code Pro Semibold" w:hAnsi="Source Code Pro Semibold"/>
          <w:b/>
          <w:bCs/>
          <w:color w:val="000080"/>
          <w:sz w:val="23"/>
          <w:szCs w:val="23"/>
        </w:rPr>
        <w:t xml:space="preserve">int </w:t>
      </w:r>
      <w:r>
        <w:rPr>
          <w:rFonts w:ascii="Source Code Pro Semibold" w:hAnsi="Source Code Pro Semibold"/>
          <w:color w:val="000000"/>
          <w:sz w:val="23"/>
          <w:szCs w:val="23"/>
        </w:rPr>
        <w:t>status, Bundle extras)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onProviderEnabled(String provider)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onPolygonClick(Polygon polygon)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onPlaceSelected(</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Place place)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onError(</w:t>
      </w:r>
      <w:r>
        <w:rPr>
          <w:rFonts w:ascii="Source Code Pro Semibold" w:hAnsi="Source Code Pro Semibold"/>
          <w:color w:val="808000"/>
          <w:sz w:val="23"/>
          <w:szCs w:val="23"/>
        </w:rPr>
        <w:t xml:space="preserve">@NonNull </w:t>
      </w:r>
      <w:r>
        <w:rPr>
          <w:rFonts w:ascii="Source Code Pro Semibold" w:hAnsi="Source Code Pro Semibold"/>
          <w:color w:val="000000"/>
          <w:sz w:val="23"/>
          <w:szCs w:val="23"/>
        </w:rPr>
        <w:t>Status status) {</w:t>
      </w:r>
      <w:r>
        <w:rPr>
          <w:rFonts w:ascii="Source Code Pro Semibold" w:hAnsi="Source Code Pro Semibold"/>
          <w:color w:val="000000"/>
          <w:sz w:val="23"/>
          <w:szCs w:val="23"/>
        </w:rPr>
        <w:br/>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r>
      <w:r>
        <w:rPr>
          <w:rFonts w:ascii="Source Code Pro Semibold" w:hAnsi="Source Code Pro Semibold"/>
          <w:color w:val="808000"/>
          <w:sz w:val="23"/>
          <w:szCs w:val="23"/>
        </w:rPr>
        <w:t>@Override</w:t>
      </w:r>
      <w:r>
        <w:rPr>
          <w:rFonts w:ascii="Source Code Pro Semibold" w:hAnsi="Source Code Pro Semibold"/>
          <w:color w:val="808000"/>
          <w:sz w:val="23"/>
          <w:szCs w:val="23"/>
        </w:rPr>
        <w:br/>
      </w:r>
      <w:r>
        <w:rPr>
          <w:rFonts w:ascii="Source Code Pro Semibold" w:hAnsi="Source Code Pro Semibold"/>
          <w:b/>
          <w:bCs/>
          <w:color w:val="000080"/>
          <w:sz w:val="23"/>
          <w:szCs w:val="23"/>
        </w:rPr>
        <w:t xml:space="preserve">public void </w:t>
      </w:r>
      <w:r>
        <w:rPr>
          <w:rFonts w:ascii="Source Code Pro Semibold" w:hAnsi="Source Code Pro Semibold"/>
          <w:color w:val="000000"/>
          <w:sz w:val="23"/>
          <w:szCs w:val="23"/>
        </w:rPr>
        <w:t>onInfoWindowClick(Marker marker) {</w:t>
      </w:r>
      <w:r>
        <w:rPr>
          <w:rFonts w:ascii="Source Code Pro Semibold" w:hAnsi="Source Code Pro Semibold"/>
          <w:color w:val="000000"/>
          <w:sz w:val="23"/>
          <w:szCs w:val="23"/>
        </w:rPr>
        <w:br/>
        <w:t xml:space="preserve">        Toast.</w:t>
      </w:r>
      <w:r>
        <w:rPr>
          <w:rFonts w:ascii="Source Code Pro Semibold" w:hAnsi="Source Code Pro Semibold"/>
          <w:i/>
          <w:iCs/>
          <w:color w:val="000000"/>
          <w:sz w:val="23"/>
          <w:szCs w:val="23"/>
        </w:rPr>
        <w:t>makeText</w:t>
      </w:r>
      <w:r>
        <w:rPr>
          <w:rFonts w:ascii="Source Code Pro Semibold" w:hAnsi="Source Code Pro Semibold"/>
          <w:color w:val="000000"/>
          <w:sz w:val="23"/>
          <w:szCs w:val="23"/>
        </w:rPr>
        <w:t>(</w:t>
      </w:r>
      <w:r>
        <w:rPr>
          <w:rFonts w:ascii="Source Code Pro Semibold" w:hAnsi="Source Code Pro Semibold"/>
          <w:b/>
          <w:bCs/>
          <w:color w:val="000080"/>
          <w:sz w:val="23"/>
          <w:szCs w:val="23"/>
        </w:rPr>
        <w:t>this</w:t>
      </w:r>
      <w:r>
        <w:rPr>
          <w:rFonts w:ascii="Source Code Pro Semibold" w:hAnsi="Source Code Pro Semibold"/>
          <w:color w:val="000000"/>
          <w:sz w:val="23"/>
          <w:szCs w:val="23"/>
        </w:rPr>
        <w:t xml:space="preserve">, </w:t>
      </w:r>
      <w:r>
        <w:rPr>
          <w:rFonts w:ascii="Source Code Pro Semibold" w:hAnsi="Source Code Pro Semibold"/>
          <w:b/>
          <w:bCs/>
          <w:color w:val="008000"/>
          <w:sz w:val="23"/>
          <w:szCs w:val="23"/>
        </w:rPr>
        <w:t>"Seat count updates in real time"</w:t>
      </w:r>
      <w:r>
        <w:rPr>
          <w:rFonts w:ascii="Source Code Pro Semibold" w:hAnsi="Source Code Pro Semibold"/>
          <w:color w:val="000000"/>
          <w:sz w:val="23"/>
          <w:szCs w:val="23"/>
        </w:rPr>
        <w:t>, Toast.</w:t>
      </w:r>
      <w:r>
        <w:rPr>
          <w:rFonts w:ascii="Source Code Pro Semibold" w:hAnsi="Source Code Pro Semibold"/>
          <w:b/>
          <w:bCs/>
          <w:i/>
          <w:iCs/>
          <w:color w:val="660E7A"/>
          <w:sz w:val="23"/>
          <w:szCs w:val="23"/>
        </w:rPr>
        <w:t>LENGTH_SHORT</w:t>
      </w:r>
      <w:r>
        <w:rPr>
          <w:rFonts w:ascii="Source Code Pro Semibold" w:hAnsi="Source Code Pro Semibold"/>
          <w:color w:val="000000"/>
          <w:sz w:val="23"/>
          <w:szCs w:val="23"/>
        </w:rPr>
        <w:t>).show();</w:t>
      </w:r>
      <w:r>
        <w:rPr>
          <w:rFonts w:ascii="Source Code Pro Semibold" w:hAnsi="Source Code Pro Semibold"/>
          <w:color w:val="000000"/>
          <w:sz w:val="23"/>
          <w:szCs w:val="23"/>
        </w:rPr>
        <w:br/>
      </w:r>
      <w:r>
        <w:rPr>
          <w:rFonts w:ascii="Source Code Pro Semibold" w:hAnsi="Source Code Pro Semibold"/>
          <w:b/>
          <w:bCs/>
          <w:color w:val="660E7A"/>
          <w:sz w:val="23"/>
          <w:szCs w:val="23"/>
        </w:rPr>
        <w:t>btnRequestBtn</w:t>
      </w:r>
      <w:r>
        <w:rPr>
          <w:rFonts w:ascii="Source Code Pro Semibold" w:hAnsi="Source Code Pro Semibold"/>
          <w:color w:val="000000"/>
          <w:sz w:val="23"/>
          <w:szCs w:val="23"/>
        </w:rPr>
        <w:t>.setVisibility(View.</w:t>
      </w:r>
      <w:r>
        <w:rPr>
          <w:rFonts w:ascii="Source Code Pro Semibold" w:hAnsi="Source Code Pro Semibold"/>
          <w:b/>
          <w:bCs/>
          <w:i/>
          <w:iCs/>
          <w:color w:val="660E7A"/>
          <w:sz w:val="23"/>
          <w:szCs w:val="23"/>
        </w:rPr>
        <w:t>VISIBLE</w:t>
      </w:r>
      <w:r>
        <w:rPr>
          <w:rFonts w:ascii="Source Code Pro Semibold" w:hAnsi="Source Code Pro Semibold"/>
          <w:color w:val="000000"/>
          <w:sz w:val="23"/>
          <w:szCs w:val="23"/>
        </w:rPr>
        <w:t>);</w:t>
      </w:r>
      <w:r>
        <w:rPr>
          <w:rFonts w:ascii="Source Code Pro Semibold" w:hAnsi="Source Code Pro Semibold"/>
          <w:color w:val="000000"/>
          <w:sz w:val="23"/>
          <w:szCs w:val="23"/>
        </w:rPr>
        <w:br/>
      </w:r>
      <w:r>
        <w:rPr>
          <w:rFonts w:ascii="Source Code Pro Semibold" w:hAnsi="Source Code Pro Semibold"/>
          <w:b/>
          <w:bCs/>
          <w:color w:val="660E7A"/>
          <w:sz w:val="23"/>
          <w:szCs w:val="23"/>
        </w:rPr>
        <w:t xml:space="preserve">selectedBus </w:t>
      </w:r>
      <w:r>
        <w:rPr>
          <w:rFonts w:ascii="Source Code Pro Semibold" w:hAnsi="Source Code Pro Semibold"/>
          <w:color w:val="000000"/>
          <w:sz w:val="23"/>
          <w:szCs w:val="23"/>
        </w:rPr>
        <w:t>= (BusLocation) marker.getTag();</w:t>
      </w:r>
      <w:r>
        <w:rPr>
          <w:rFonts w:ascii="Source Code Pro Semibold" w:hAnsi="Source Code Pro Semibold"/>
          <w:color w:val="000000"/>
          <w:sz w:val="23"/>
          <w:szCs w:val="23"/>
        </w:rPr>
        <w:br/>
        <w:t xml:space="preserve">    }</w:t>
      </w:r>
      <w:r>
        <w:rPr>
          <w:rFonts w:ascii="Source Code Pro Semibold" w:hAnsi="Source Code Pro Semibold"/>
          <w:color w:val="000000"/>
          <w:sz w:val="23"/>
          <w:szCs w:val="23"/>
        </w:rPr>
        <w:br/>
        <w:t>}</w:t>
      </w:r>
    </w:p>
    <w:p w14:paraId="064A10FD"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0CDD4AFC"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2CC6A650"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4D5D0524"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4D56A9AE"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08A99FFD"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260D6248"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4FC3EBC3"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558D0DEE"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31607C5E"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7869A314"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73ABFB60"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111D9CD8"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5DBDC4D9"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29CC59AE"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51E1886D"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0C9ADBF5"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72C2B672"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0D7E1378"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5A6FB684" w14:textId="77777777" w:rsidR="00576C85" w:rsidRDefault="00576C85" w:rsidP="00ED7DF6">
      <w:pPr>
        <w:autoSpaceDE w:val="0"/>
        <w:autoSpaceDN w:val="0"/>
        <w:adjustRightInd w:val="0"/>
        <w:spacing w:after="0" w:line="276" w:lineRule="auto"/>
        <w:jc w:val="left"/>
        <w:rPr>
          <w:rFonts w:ascii="Courier New" w:hAnsi="Courier New" w:cs="Courier New"/>
          <w:color w:val="000000" w:themeColor="text1"/>
          <w:sz w:val="20"/>
          <w:szCs w:val="20"/>
        </w:rPr>
      </w:pPr>
    </w:p>
    <w:p w14:paraId="087E6F00" w14:textId="0AB9BA2D" w:rsidR="009A4415" w:rsidRPr="00D97625" w:rsidRDefault="00553FBB" w:rsidP="00D97625">
      <w:pPr>
        <w:autoSpaceDE w:val="0"/>
        <w:autoSpaceDN w:val="0"/>
        <w:adjustRightInd w:val="0"/>
        <w:spacing w:after="0" w:line="276" w:lineRule="auto"/>
        <w:jc w:val="left"/>
        <w:rPr>
          <w:rFonts w:ascii="Courier New" w:hAnsi="Courier New" w:cs="Courier New"/>
          <w:color w:val="000000" w:themeColor="text1"/>
          <w:sz w:val="20"/>
          <w:szCs w:val="20"/>
        </w:rPr>
      </w:pP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r w:rsidRPr="00553FBB">
        <w:rPr>
          <w:rFonts w:ascii="Courier New" w:hAnsi="Courier New" w:cs="Courier New"/>
          <w:color w:val="000000" w:themeColor="text1"/>
          <w:sz w:val="20"/>
          <w:szCs w:val="20"/>
        </w:rPr>
        <w:tab/>
      </w:r>
    </w:p>
    <w:p w14:paraId="75750FFD" w14:textId="77777777" w:rsidR="00E950D2" w:rsidRDefault="00E950D2" w:rsidP="001F1D69">
      <w:pPr>
        <w:pStyle w:val="Heading2"/>
      </w:pPr>
      <w:bookmarkStart w:id="73" w:name="_Toc57981376"/>
      <w:r>
        <w:lastRenderedPageBreak/>
        <w:t>Interface Implementation</w:t>
      </w:r>
      <w:bookmarkEnd w:id="73"/>
    </w:p>
    <w:p w14:paraId="26F35792" w14:textId="77777777" w:rsidR="00E950D2" w:rsidRDefault="00E950D2" w:rsidP="00E950D2">
      <w:pPr>
        <w:rPr>
          <w:szCs w:val="24"/>
        </w:rPr>
      </w:pPr>
      <w:r w:rsidRPr="001F1D69">
        <w:t xml:space="preserve">Users are contact and interact with the system via the </w:t>
      </w:r>
      <w:r w:rsidR="001677E2">
        <w:t>UI</w:t>
      </w:r>
      <w:r w:rsidRPr="001F1D69">
        <w:t xml:space="preserve"> of the </w:t>
      </w:r>
      <w:r w:rsidR="001677E2">
        <w:t>app</w:t>
      </w:r>
      <w:r w:rsidRPr="001F1D69">
        <w:t xml:space="preserve">. </w:t>
      </w:r>
      <w:r w:rsidR="0066293B">
        <w:t>Android Studio XML file format</w:t>
      </w:r>
      <w:r w:rsidRPr="001F1D69">
        <w:t xml:space="preserve"> used</w:t>
      </w:r>
      <w:r>
        <w:rPr>
          <w:szCs w:val="24"/>
        </w:rPr>
        <w:t xml:space="preserve"> to implement the</w:t>
      </w:r>
      <w:r w:rsidR="00CD5174">
        <w:rPr>
          <w:szCs w:val="24"/>
        </w:rPr>
        <w:t xml:space="preserve"> UIs</w:t>
      </w:r>
      <w:r>
        <w:rPr>
          <w:szCs w:val="24"/>
        </w:rPr>
        <w:t>.</w:t>
      </w:r>
      <w:r w:rsidR="001677E2">
        <w:rPr>
          <w:szCs w:val="24"/>
        </w:rPr>
        <w:t>XML files have the capability</w:t>
      </w:r>
      <w:r w:rsidR="00CD5174">
        <w:rPr>
          <w:szCs w:val="24"/>
        </w:rPr>
        <w:t xml:space="preserve"> to add elements using the drag and drop that already </w:t>
      </w:r>
      <w:r w:rsidR="000D568E">
        <w:rPr>
          <w:szCs w:val="24"/>
        </w:rPr>
        <w:t>built</w:t>
      </w:r>
      <w:r w:rsidR="00CD5174">
        <w:rPr>
          <w:szCs w:val="24"/>
        </w:rPr>
        <w:t xml:space="preserve">-in elements </w:t>
      </w:r>
    </w:p>
    <w:p w14:paraId="60733CDA" w14:textId="77777777" w:rsidR="001677E2" w:rsidRDefault="001677E2" w:rsidP="001677E2">
      <w:pPr>
        <w:pStyle w:val="Heading3"/>
      </w:pPr>
      <w:bookmarkStart w:id="74" w:name="_Toc57981377"/>
      <w:r>
        <w:rPr>
          <w:noProof/>
          <w:szCs w:val="24"/>
          <w:lang w:bidi="ar-SA"/>
        </w:rPr>
        <w:drawing>
          <wp:anchor distT="0" distB="0" distL="114300" distR="114300" simplePos="0" relativeHeight="251644928" behindDoc="0" locked="0" layoutInCell="1" allowOverlap="1" wp14:anchorId="5C5E1025" wp14:editId="50DF75EB">
            <wp:simplePos x="0" y="0"/>
            <wp:positionH relativeFrom="column">
              <wp:posOffset>1258570</wp:posOffset>
            </wp:positionH>
            <wp:positionV relativeFrom="paragraph">
              <wp:posOffset>442027</wp:posOffset>
            </wp:positionV>
            <wp:extent cx="2638425" cy="4328795"/>
            <wp:effectExtent l="19050" t="1905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stretch>
                      <a:fillRect/>
                    </a:stretch>
                  </pic:blipFill>
                  <pic:spPr>
                    <a:xfrm>
                      <a:off x="0" y="0"/>
                      <a:ext cx="2638425" cy="4328795"/>
                    </a:xfrm>
                    <a:prstGeom prst="rect">
                      <a:avLst/>
                    </a:prstGeom>
                    <a:ln>
                      <a:solidFill>
                        <a:schemeClr val="tx1"/>
                      </a:solidFill>
                    </a:ln>
                  </pic:spPr>
                </pic:pic>
              </a:graphicData>
            </a:graphic>
          </wp:anchor>
        </w:drawing>
      </w:r>
      <w:r>
        <w:t>Login Window</w:t>
      </w:r>
      <w:bookmarkEnd w:id="74"/>
    </w:p>
    <w:p w14:paraId="3FF2559B" w14:textId="5A79E7AC" w:rsidR="00ED7DF6" w:rsidRDefault="005E3BBB" w:rsidP="00E950D2">
      <w:pPr>
        <w:rPr>
          <w:szCs w:val="24"/>
        </w:rPr>
      </w:pPr>
      <w:r>
        <w:rPr>
          <w:noProof/>
          <w:szCs w:val="24"/>
        </w:rPr>
        <mc:AlternateContent>
          <mc:Choice Requires="wps">
            <w:drawing>
              <wp:anchor distT="0" distB="0" distL="114300" distR="114300" simplePos="0" relativeHeight="251668992" behindDoc="0" locked="0" layoutInCell="1" allowOverlap="1" wp14:anchorId="1404561B" wp14:editId="2493F064">
                <wp:simplePos x="0" y="0"/>
                <wp:positionH relativeFrom="column">
                  <wp:posOffset>-455295</wp:posOffset>
                </wp:positionH>
                <wp:positionV relativeFrom="paragraph">
                  <wp:posOffset>4834890</wp:posOffset>
                </wp:positionV>
                <wp:extent cx="6076950" cy="389890"/>
                <wp:effectExtent l="0" t="0" r="0" b="0"/>
                <wp:wrapNone/>
                <wp:docPr id="2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4E515175" w14:textId="77777777" w:rsidR="002F443C" w:rsidRPr="00D65375" w:rsidRDefault="002F443C" w:rsidP="00D65375">
                            <w:pPr>
                              <w:pStyle w:val="Quote"/>
                            </w:pPr>
                            <w:r w:rsidRPr="00D65375">
                              <w:t xml:space="preserve">Figure </w:t>
                            </w:r>
                            <w:fldSimple w:instr=" STYLEREF 1 \s ">
                              <w:r w:rsidRPr="00D65375">
                                <w:t>4</w:t>
                              </w:r>
                            </w:fldSimple>
                            <w:r w:rsidRPr="00D65375">
                              <w:t xml:space="preserve">.4.1 – Login window UI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04561B" id="Text Box 82" o:spid="_x0000_s1045" type="#_x0000_t202" style="position:absolute;left:0;text-align:left;margin-left:-35.85pt;margin-top:380.7pt;width:478.5pt;height:30.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" stroked="f">
                <v:textbox style="mso-fit-shape-to-text:t" inset="0,0,0,0">
                  <w:txbxContent>
                    <w:p w14:paraId="4E515175" w14:textId="77777777" w:rsidR="002F443C" w:rsidRPr="00D65375" w:rsidRDefault="002F443C" w:rsidP="00D65375">
                      <w:pPr>
                        <w:pStyle w:val="Quote"/>
                      </w:pPr>
                      <w:r w:rsidRPr="00D65375">
                        <w:t xml:space="preserve">Figure </w:t>
                      </w:r>
                      <w:fldSimple w:instr=" STYLEREF 1 \s ">
                        <w:r w:rsidRPr="00D65375">
                          <w:t>4</w:t>
                        </w:r>
                      </w:fldSimple>
                      <w:r w:rsidRPr="00D65375">
                        <w:t xml:space="preserve">.4.1 – Login window UI  </w:t>
                      </w:r>
                    </w:p>
                  </w:txbxContent>
                </v:textbox>
              </v:shape>
            </w:pict>
          </mc:Fallback>
        </mc:AlternateContent>
      </w:r>
    </w:p>
    <w:p w14:paraId="4ECAF00D" w14:textId="77777777" w:rsidR="00ED7DF6" w:rsidRDefault="00ED7DF6" w:rsidP="00E950D2">
      <w:pPr>
        <w:rPr>
          <w:szCs w:val="24"/>
        </w:rPr>
      </w:pPr>
    </w:p>
    <w:p w14:paraId="5A680D45" w14:textId="0894FEC4" w:rsidR="00DD228C" w:rsidRDefault="00DD228C" w:rsidP="006F1A43">
      <w:r>
        <w:t>All the users</w:t>
      </w:r>
      <w:r w:rsidR="00FD653A">
        <w:t xml:space="preserve"> </w:t>
      </w:r>
      <w:r>
        <w:t>should be log</w:t>
      </w:r>
      <w:r w:rsidR="001677E2">
        <w:t xml:space="preserve">in into </w:t>
      </w:r>
      <w:r>
        <w:t xml:space="preserve">the system via </w:t>
      </w:r>
      <w:r w:rsidR="006F1A43">
        <w:t>login</w:t>
      </w:r>
      <w:r w:rsidR="00FD653A">
        <w:t xml:space="preserve"> </w:t>
      </w:r>
      <w:r w:rsidR="006F1A43">
        <w:t>window. User</w:t>
      </w:r>
      <w:r>
        <w:t xml:space="preserve"> should enter his username </w:t>
      </w:r>
      <w:r w:rsidR="006F1A43">
        <w:t>and password</w:t>
      </w:r>
      <w:r>
        <w:t xml:space="preserve"> to the system to login. To create a new account, user need sign up to the system </w:t>
      </w:r>
      <w:r w:rsidR="000D568E">
        <w:t>by clicking “</w:t>
      </w:r>
      <w:r w:rsidR="000D568E" w:rsidRPr="000D568E">
        <w:rPr>
          <w:i/>
          <w:iCs/>
        </w:rPr>
        <w:t>Not a member? Get Register in Seat Booking Now!</w:t>
      </w:r>
      <w:r w:rsidR="00FD653A">
        <w:rPr>
          <w:i/>
          <w:iCs/>
        </w:rPr>
        <w:t xml:space="preserve"> </w:t>
      </w:r>
      <w:r w:rsidR="000D568E">
        <w:rPr>
          <w:i/>
          <w:iCs/>
        </w:rPr>
        <w:t>”</w:t>
      </w:r>
      <w:r>
        <w:t xml:space="preserve">and should enter user details </w:t>
      </w:r>
      <w:r w:rsidR="00167FBF">
        <w:t>in registration window. For the registered users, they can login to the system by entering “</w:t>
      </w:r>
      <w:r w:rsidR="00FD653A">
        <w:t>Username</w:t>
      </w:r>
      <w:r w:rsidR="00167FBF">
        <w:t>” and correct “Password” to relevant field and pressing “Login” button.</w:t>
      </w:r>
    </w:p>
    <w:p w14:paraId="64D1F525" w14:textId="77777777" w:rsidR="00167FBF" w:rsidRDefault="00167FBF" w:rsidP="006F1A43"/>
    <w:p w14:paraId="65B6678D" w14:textId="77777777" w:rsidR="00167FBF" w:rsidRDefault="00167FBF" w:rsidP="006F1A43"/>
    <w:p w14:paraId="21AF87A2" w14:textId="77777777" w:rsidR="001B7A96" w:rsidRDefault="001B7A96" w:rsidP="00E64B99">
      <w:pPr>
        <w:pStyle w:val="chapter"/>
      </w:pPr>
    </w:p>
    <w:p w14:paraId="65F30B8B" w14:textId="7EE50792" w:rsidR="00167FBF" w:rsidRDefault="008C18FE" w:rsidP="00167FBF">
      <w:pPr>
        <w:pStyle w:val="Heading3"/>
      </w:pPr>
      <w:bookmarkStart w:id="75" w:name="_Toc57981378"/>
      <w:r>
        <w:rPr>
          <w:noProof/>
          <w:lang w:bidi="ar-SA"/>
        </w:rPr>
        <w:drawing>
          <wp:anchor distT="0" distB="0" distL="114300" distR="114300" simplePos="0" relativeHeight="251649024" behindDoc="0" locked="0" layoutInCell="1" allowOverlap="1" wp14:anchorId="05680CB9" wp14:editId="45250C9A">
            <wp:simplePos x="0" y="0"/>
            <wp:positionH relativeFrom="page">
              <wp:align>center</wp:align>
            </wp:positionH>
            <wp:positionV relativeFrom="paragraph">
              <wp:posOffset>563230</wp:posOffset>
            </wp:positionV>
            <wp:extent cx="2647950" cy="4078605"/>
            <wp:effectExtent l="19050" t="19050" r="19050" b="171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6"/>
                    <a:srcRect t="3113"/>
                    <a:stretch/>
                  </pic:blipFill>
                  <pic:spPr bwMode="auto">
                    <a:xfrm>
                      <a:off x="0" y="0"/>
                      <a:ext cx="2647950" cy="40786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167FBF">
        <w:t>Registration Window</w:t>
      </w:r>
      <w:bookmarkEnd w:id="75"/>
    </w:p>
    <w:p w14:paraId="380ECE74" w14:textId="1CBC4D0F" w:rsidR="00167FBF" w:rsidRDefault="005E3BBB" w:rsidP="00167FBF">
      <w:pPr>
        <w:tabs>
          <w:tab w:val="center" w:pos="4410"/>
        </w:tabs>
      </w:pPr>
      <w:r>
        <w:rPr>
          <w:noProof/>
        </w:rPr>
        <mc:AlternateContent>
          <mc:Choice Requires="wps">
            <w:drawing>
              <wp:anchor distT="0" distB="0" distL="114300" distR="114300" simplePos="0" relativeHeight="251670016" behindDoc="0" locked="0" layoutInCell="1" allowOverlap="1" wp14:anchorId="7D9985AA" wp14:editId="628DB22E">
                <wp:simplePos x="0" y="0"/>
                <wp:positionH relativeFrom="column">
                  <wp:posOffset>-184785</wp:posOffset>
                </wp:positionH>
                <wp:positionV relativeFrom="paragraph">
                  <wp:posOffset>4826000</wp:posOffset>
                </wp:positionV>
                <wp:extent cx="6076950" cy="389890"/>
                <wp:effectExtent l="0" t="0" r="0" b="0"/>
                <wp:wrapNone/>
                <wp:docPr id="2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709C8EE0" w14:textId="77777777" w:rsidR="002F443C" w:rsidRPr="00D65375" w:rsidRDefault="002F443C" w:rsidP="00D65375">
                            <w:pPr>
                              <w:pStyle w:val="Quote"/>
                            </w:pPr>
                            <w:r w:rsidRPr="00D65375">
                              <w:t xml:space="preserve">Figure </w:t>
                            </w:r>
                            <w:fldSimple w:instr=" STYLEREF 1 \s ">
                              <w:r w:rsidRPr="00D65375">
                                <w:t>4</w:t>
                              </w:r>
                            </w:fldSimple>
                            <w:r w:rsidRPr="00D65375">
                              <w:t>.4.2 – Registration window 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9985AA" id="Text Box 83" o:spid="_x0000_s1046" type="#_x0000_t202" style="position:absolute;left:0;text-align:left;margin-left:-14.55pt;margin-top:380pt;width:478.5pt;height:30.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" stroked="f">
                <v:textbox style="mso-fit-shape-to-text:t" inset="0,0,0,0">
                  <w:txbxContent>
                    <w:p w14:paraId="709C8EE0" w14:textId="77777777" w:rsidR="002F443C" w:rsidRPr="00D65375" w:rsidRDefault="002F443C" w:rsidP="00D65375">
                      <w:pPr>
                        <w:pStyle w:val="Quote"/>
                      </w:pPr>
                      <w:r w:rsidRPr="00D65375">
                        <w:t xml:space="preserve">Figure </w:t>
                      </w:r>
                      <w:fldSimple w:instr=" STYLEREF 1 \s ">
                        <w:r w:rsidRPr="00D65375">
                          <w:t>4</w:t>
                        </w:r>
                      </w:fldSimple>
                      <w:r w:rsidRPr="00D65375">
                        <w:t>.4.2 – Registration window UI</w:t>
                      </w:r>
                    </w:p>
                  </w:txbxContent>
                </v:textbox>
              </v:shape>
            </w:pict>
          </mc:Fallback>
        </mc:AlternateContent>
      </w:r>
      <w:r w:rsidR="00167FBF">
        <w:tab/>
      </w:r>
    </w:p>
    <w:p w14:paraId="2B1314C1" w14:textId="77777777" w:rsidR="00167FBF" w:rsidRDefault="00167FBF" w:rsidP="006F1A43"/>
    <w:p w14:paraId="160FF713" w14:textId="77777777" w:rsidR="00E950D2" w:rsidRPr="00E64B99" w:rsidRDefault="00167FBF" w:rsidP="00FB4D66">
      <w:pPr>
        <w:tabs>
          <w:tab w:val="left" w:pos="2580"/>
        </w:tabs>
      </w:pPr>
      <w:r>
        <w:t xml:space="preserve">To register on the system, users should enter the Name, Contact number, </w:t>
      </w:r>
      <w:r w:rsidR="00366BB8">
        <w:t>Email,</w:t>
      </w:r>
      <w:r>
        <w:t xml:space="preserve"> and the Password.</w:t>
      </w:r>
      <w:r w:rsidR="00371C9F">
        <w:t xml:space="preserve"> If the user already registered to the system, that user can login to the system using the </w:t>
      </w:r>
      <w:r w:rsidR="00371C9F" w:rsidRPr="00371C9F">
        <w:rPr>
          <w:i/>
          <w:iCs/>
        </w:rPr>
        <w:t>“Already Registered. Login Me!”</w:t>
      </w:r>
    </w:p>
    <w:p w14:paraId="7D8647E6" w14:textId="77777777" w:rsidR="001B7A96" w:rsidRPr="001B7A96" w:rsidRDefault="001B7A96" w:rsidP="001B7A96"/>
    <w:p w14:paraId="23814502" w14:textId="77777777" w:rsidR="007F1930" w:rsidRDefault="007F1930" w:rsidP="00FB4D66">
      <w:pPr>
        <w:tabs>
          <w:tab w:val="left" w:pos="2580"/>
        </w:tabs>
        <w:rPr>
          <w:bCs/>
          <w:szCs w:val="24"/>
        </w:rPr>
      </w:pPr>
    </w:p>
    <w:p w14:paraId="31411A58" w14:textId="77777777" w:rsidR="00E950D2" w:rsidRDefault="00E950D2" w:rsidP="00FB4D66">
      <w:pPr>
        <w:tabs>
          <w:tab w:val="left" w:pos="2580"/>
        </w:tabs>
        <w:rPr>
          <w:bCs/>
          <w:szCs w:val="24"/>
        </w:rPr>
      </w:pPr>
    </w:p>
    <w:p w14:paraId="299C79C9" w14:textId="77777777" w:rsidR="00E950D2" w:rsidRDefault="00E950D2" w:rsidP="00FB4D66">
      <w:pPr>
        <w:tabs>
          <w:tab w:val="left" w:pos="2580"/>
        </w:tabs>
        <w:rPr>
          <w:bCs/>
          <w:szCs w:val="24"/>
        </w:rPr>
      </w:pPr>
    </w:p>
    <w:p w14:paraId="72F8E95C" w14:textId="77777777" w:rsidR="00E950D2" w:rsidRDefault="00E950D2" w:rsidP="00FB4D66">
      <w:pPr>
        <w:tabs>
          <w:tab w:val="left" w:pos="2580"/>
        </w:tabs>
        <w:rPr>
          <w:bCs/>
          <w:szCs w:val="24"/>
        </w:rPr>
      </w:pPr>
    </w:p>
    <w:p w14:paraId="521D6A5A" w14:textId="77777777" w:rsidR="00E950D2" w:rsidRDefault="00E950D2" w:rsidP="00FB4D66">
      <w:pPr>
        <w:tabs>
          <w:tab w:val="left" w:pos="2580"/>
        </w:tabs>
        <w:rPr>
          <w:bCs/>
          <w:szCs w:val="24"/>
        </w:rPr>
      </w:pPr>
    </w:p>
    <w:p w14:paraId="4D85E951" w14:textId="77777777" w:rsidR="001B7A96" w:rsidRDefault="001B7A96" w:rsidP="001B7A96">
      <w:pPr>
        <w:pStyle w:val="Heading3"/>
      </w:pPr>
      <w:bookmarkStart w:id="76" w:name="_Toc57981379"/>
      <w:r>
        <w:rPr>
          <w:noProof/>
          <w:lang w:bidi="ar-SA"/>
        </w:rPr>
        <w:lastRenderedPageBreak/>
        <w:drawing>
          <wp:anchor distT="0" distB="0" distL="114300" distR="114300" simplePos="0" relativeHeight="251655168" behindDoc="1" locked="0" layoutInCell="1" allowOverlap="1" wp14:anchorId="05A9BFCD" wp14:editId="61359B2D">
            <wp:simplePos x="0" y="0"/>
            <wp:positionH relativeFrom="column">
              <wp:posOffset>1128361</wp:posOffset>
            </wp:positionH>
            <wp:positionV relativeFrom="paragraph">
              <wp:posOffset>501851</wp:posOffset>
            </wp:positionV>
            <wp:extent cx="2910205" cy="4986020"/>
            <wp:effectExtent l="19050" t="19050" r="4445"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0"/>
                    <a:stretch/>
                  </pic:blipFill>
                  <pic:spPr bwMode="auto">
                    <a:xfrm>
                      <a:off x="0" y="0"/>
                      <a:ext cx="2910205" cy="49860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t>Bus Registration</w:t>
      </w:r>
      <w:bookmarkEnd w:id="76"/>
    </w:p>
    <w:p w14:paraId="2554B479" w14:textId="517C00C8" w:rsidR="001B7A96" w:rsidRDefault="005E3BBB" w:rsidP="00FB4D66">
      <w:pPr>
        <w:tabs>
          <w:tab w:val="left" w:pos="2580"/>
        </w:tabs>
        <w:rPr>
          <w:noProof/>
        </w:rPr>
      </w:pPr>
      <w:r>
        <w:rPr>
          <w:bCs/>
          <w:noProof/>
          <w:szCs w:val="24"/>
        </w:rPr>
        <mc:AlternateContent>
          <mc:Choice Requires="wps">
            <w:drawing>
              <wp:anchor distT="0" distB="0" distL="114300" distR="114300" simplePos="0" relativeHeight="251671040" behindDoc="0" locked="0" layoutInCell="1" allowOverlap="1" wp14:anchorId="2F90A40E" wp14:editId="2A13B7B9">
                <wp:simplePos x="0" y="0"/>
                <wp:positionH relativeFrom="column">
                  <wp:posOffset>-462280</wp:posOffset>
                </wp:positionH>
                <wp:positionV relativeFrom="paragraph">
                  <wp:posOffset>5531485</wp:posOffset>
                </wp:positionV>
                <wp:extent cx="6076950" cy="389890"/>
                <wp:effectExtent l="0" t="0" r="0" b="0"/>
                <wp:wrapNone/>
                <wp:docPr id="2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5427839A" w14:textId="77777777" w:rsidR="002F443C" w:rsidRPr="00D65375" w:rsidRDefault="002F443C" w:rsidP="00D65375">
                            <w:pPr>
                              <w:pStyle w:val="Quote"/>
                            </w:pPr>
                            <w:r w:rsidRPr="00D65375">
                              <w:t xml:space="preserve">Figure </w:t>
                            </w:r>
                            <w:fldSimple w:instr=" STYLEREF 1 \s ">
                              <w:r w:rsidRPr="00D65375">
                                <w:t>4</w:t>
                              </w:r>
                            </w:fldSimple>
                            <w:r w:rsidRPr="00D65375">
                              <w:t>.4.3 –Bus Registration window 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90A40E" id="Text Box 84" o:spid="_x0000_s1047" type="#_x0000_t202" style="position:absolute;left:0;text-align:left;margin-left:-36.4pt;margin-top:435.55pt;width:478.5pt;height:30.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" stroked="f">
                <v:textbox style="mso-fit-shape-to-text:t" inset="0,0,0,0">
                  <w:txbxContent>
                    <w:p w14:paraId="5427839A" w14:textId="77777777" w:rsidR="002F443C" w:rsidRPr="00D65375" w:rsidRDefault="002F443C" w:rsidP="00D65375">
                      <w:pPr>
                        <w:pStyle w:val="Quote"/>
                      </w:pPr>
                      <w:r w:rsidRPr="00D65375">
                        <w:t xml:space="preserve">Figure </w:t>
                      </w:r>
                      <w:fldSimple w:instr=" STYLEREF 1 \s ">
                        <w:r w:rsidRPr="00D65375">
                          <w:t>4</w:t>
                        </w:r>
                      </w:fldSimple>
                      <w:r w:rsidRPr="00D65375">
                        <w:t>.4.3 –Bus Registration window UI</w:t>
                      </w:r>
                    </w:p>
                  </w:txbxContent>
                </v:textbox>
              </v:shape>
            </w:pict>
          </mc:Fallback>
        </mc:AlternateContent>
      </w:r>
    </w:p>
    <w:p w14:paraId="3D9C5CF3" w14:textId="77777777" w:rsidR="00E950D2" w:rsidRDefault="00E950D2" w:rsidP="00FB4D66">
      <w:pPr>
        <w:tabs>
          <w:tab w:val="left" w:pos="2580"/>
        </w:tabs>
        <w:rPr>
          <w:bCs/>
          <w:szCs w:val="24"/>
        </w:rPr>
      </w:pPr>
    </w:p>
    <w:p w14:paraId="32A6ABB2" w14:textId="77777777" w:rsidR="00E950D2" w:rsidRDefault="00E64B99" w:rsidP="00FB4D66">
      <w:pPr>
        <w:tabs>
          <w:tab w:val="left" w:pos="2580"/>
        </w:tabs>
        <w:rPr>
          <w:bCs/>
          <w:szCs w:val="24"/>
        </w:rPr>
      </w:pPr>
      <w:r>
        <w:rPr>
          <w:bCs/>
          <w:szCs w:val="24"/>
        </w:rPr>
        <w:t>To register a bus to the system</w:t>
      </w:r>
      <w:r w:rsidR="001434C9">
        <w:rPr>
          <w:bCs/>
          <w:szCs w:val="24"/>
        </w:rPr>
        <w:t xml:space="preserve"> driver/ conductor should enter</w:t>
      </w:r>
      <w:r w:rsidR="00654BC3">
        <w:rPr>
          <w:bCs/>
          <w:szCs w:val="24"/>
        </w:rPr>
        <w:t xml:space="preserve"> the bus number, License Number, Route Permission number and the total seat count of the bus</w:t>
      </w:r>
      <w:r w:rsidR="00CF6915">
        <w:rPr>
          <w:bCs/>
          <w:szCs w:val="24"/>
        </w:rPr>
        <w:t>. By clicking Register Bus Button</w:t>
      </w:r>
      <w:r w:rsidR="002B1315">
        <w:rPr>
          <w:bCs/>
          <w:szCs w:val="24"/>
        </w:rPr>
        <w:t xml:space="preserve"> all the details upload to the firebase with a unique identification number.</w:t>
      </w:r>
      <w:r w:rsidR="001B7A96">
        <w:rPr>
          <w:bCs/>
          <w:szCs w:val="24"/>
        </w:rPr>
        <w:tab/>
      </w:r>
    </w:p>
    <w:p w14:paraId="3F15A833" w14:textId="77777777" w:rsidR="009530F7" w:rsidRDefault="009530F7" w:rsidP="006F002A"/>
    <w:p w14:paraId="3CE292E1" w14:textId="77777777" w:rsidR="000E5417" w:rsidRDefault="000E5417" w:rsidP="000E5417"/>
    <w:p w14:paraId="5B29A039" w14:textId="77777777" w:rsidR="001B7A96" w:rsidRDefault="001B7A96" w:rsidP="000E5417"/>
    <w:p w14:paraId="66F4866B" w14:textId="77777777" w:rsidR="001B7A96" w:rsidRDefault="001B7A96" w:rsidP="000E5417"/>
    <w:p w14:paraId="4DD59D4C" w14:textId="77777777" w:rsidR="001B7A96" w:rsidRDefault="001B7A96" w:rsidP="000E5417"/>
    <w:p w14:paraId="17005211" w14:textId="77777777" w:rsidR="002B1315" w:rsidRDefault="00A742C3" w:rsidP="002B1315">
      <w:pPr>
        <w:pStyle w:val="Heading3"/>
      </w:pPr>
      <w:bookmarkStart w:id="77" w:name="_Toc57981380"/>
      <w:r>
        <w:rPr>
          <w:noProof/>
          <w:lang w:bidi="ar-SA"/>
        </w:rPr>
        <w:lastRenderedPageBreak/>
        <w:drawing>
          <wp:anchor distT="0" distB="0" distL="114300" distR="114300" simplePos="0" relativeHeight="251657216" behindDoc="0" locked="0" layoutInCell="1" allowOverlap="1" wp14:anchorId="5AF287F9" wp14:editId="608EFBF1">
            <wp:simplePos x="0" y="0"/>
            <wp:positionH relativeFrom="column">
              <wp:posOffset>1066165</wp:posOffset>
            </wp:positionH>
            <wp:positionV relativeFrom="paragraph">
              <wp:posOffset>527760</wp:posOffset>
            </wp:positionV>
            <wp:extent cx="3015615" cy="4762500"/>
            <wp:effectExtent l="19050" t="1905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2786"/>
                    <a:stretch/>
                  </pic:blipFill>
                  <pic:spPr bwMode="auto">
                    <a:xfrm>
                      <a:off x="0" y="0"/>
                      <a:ext cx="3015615" cy="47625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2B1315">
        <w:t>Bus Registration List</w:t>
      </w:r>
      <w:bookmarkEnd w:id="77"/>
    </w:p>
    <w:p w14:paraId="02590768" w14:textId="6BB91DA7" w:rsidR="00A742C3" w:rsidRDefault="005E3BBB" w:rsidP="000E5417">
      <w:pPr>
        <w:rPr>
          <w:noProof/>
        </w:rPr>
      </w:pPr>
      <w:r>
        <w:rPr>
          <w:noProof/>
        </w:rPr>
        <mc:AlternateContent>
          <mc:Choice Requires="wps">
            <w:drawing>
              <wp:anchor distT="0" distB="0" distL="114300" distR="114300" simplePos="0" relativeHeight="251672064" behindDoc="0" locked="0" layoutInCell="1" allowOverlap="1" wp14:anchorId="1F8A406D" wp14:editId="0153177F">
                <wp:simplePos x="0" y="0"/>
                <wp:positionH relativeFrom="column">
                  <wp:posOffset>-237490</wp:posOffset>
                </wp:positionH>
                <wp:positionV relativeFrom="paragraph">
                  <wp:posOffset>5351780</wp:posOffset>
                </wp:positionV>
                <wp:extent cx="6076950" cy="389890"/>
                <wp:effectExtent l="0" t="0" r="0" b="0"/>
                <wp:wrapNone/>
                <wp:docPr id="2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4831440B" w14:textId="77777777" w:rsidR="002F443C" w:rsidRPr="002C1B67" w:rsidRDefault="002F443C" w:rsidP="00D65375">
                            <w:pPr>
                              <w:pStyle w:val="Quote"/>
                            </w:pPr>
                            <w:r w:rsidRPr="002C1B67">
                              <w:t xml:space="preserve">Figure </w:t>
                            </w:r>
                            <w:fldSimple w:instr=" STYLEREF 1 \s ">
                              <w:r>
                                <w:rPr>
                                  <w:noProof/>
                                </w:rPr>
                                <w:t>4</w:t>
                              </w:r>
                            </w:fldSimple>
                            <w:r>
                              <w:t>.4.4–Bus Registration List window 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8A406D" id="Text Box 85" o:spid="_x0000_s1048" type="#_x0000_t202" style="position:absolute;left:0;text-align:left;margin-left:-18.7pt;margin-top:421.4pt;width:478.5pt;height:30.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" stroked="f">
                <v:textbox style="mso-fit-shape-to-text:t" inset="0,0,0,0">
                  <w:txbxContent>
                    <w:p w14:paraId="4831440B" w14:textId="77777777" w:rsidR="002F443C" w:rsidRPr="002C1B67" w:rsidRDefault="002F443C" w:rsidP="00D65375">
                      <w:pPr>
                        <w:pStyle w:val="Quote"/>
                      </w:pPr>
                      <w:r w:rsidRPr="002C1B67">
                        <w:t xml:space="preserve">Figure </w:t>
                      </w:r>
                      <w:fldSimple w:instr=" STYLEREF 1 \s ">
                        <w:r>
                          <w:rPr>
                            <w:noProof/>
                          </w:rPr>
                          <w:t>4</w:t>
                        </w:r>
                      </w:fldSimple>
                      <w:r>
                        <w:t>.4.4–Bus Registration List window UI</w:t>
                      </w:r>
                    </w:p>
                  </w:txbxContent>
                </v:textbox>
              </v:shape>
            </w:pict>
          </mc:Fallback>
        </mc:AlternateContent>
      </w:r>
    </w:p>
    <w:p w14:paraId="2C7DE139" w14:textId="77777777" w:rsidR="000E5417" w:rsidRDefault="000E5417" w:rsidP="000E5417"/>
    <w:p w14:paraId="74360346" w14:textId="77777777" w:rsidR="00F50B72" w:rsidRPr="00F50B72" w:rsidRDefault="00F50B72" w:rsidP="000E5417">
      <w:pPr>
        <w:rPr>
          <w:sz w:val="2"/>
          <w:szCs w:val="2"/>
        </w:rPr>
      </w:pPr>
    </w:p>
    <w:p w14:paraId="572894C8" w14:textId="77777777" w:rsidR="009530F7" w:rsidRDefault="00A742C3" w:rsidP="000E5417">
      <w:r>
        <w:t xml:space="preserve">Bus registration list shows the registered bus of the related driver or conductor. Driver or conductor can switch to the map by clicking the bus number on the list. </w:t>
      </w:r>
    </w:p>
    <w:p w14:paraId="4AE09C57" w14:textId="77777777" w:rsidR="009530F7" w:rsidRDefault="009530F7" w:rsidP="000E5417"/>
    <w:p w14:paraId="25DA8DB9" w14:textId="77777777" w:rsidR="009530F7" w:rsidRDefault="009530F7" w:rsidP="000E5417"/>
    <w:p w14:paraId="4C7BBD0F" w14:textId="77777777" w:rsidR="009530F7" w:rsidRDefault="009530F7" w:rsidP="000E5417"/>
    <w:p w14:paraId="4210D3E6" w14:textId="77777777" w:rsidR="009530F7" w:rsidRDefault="009530F7" w:rsidP="000E5417"/>
    <w:p w14:paraId="1A9DE42A" w14:textId="77777777" w:rsidR="009530F7" w:rsidRDefault="009530F7" w:rsidP="000E5417"/>
    <w:p w14:paraId="3646EF48" w14:textId="77777777" w:rsidR="00BF2B2C" w:rsidRDefault="00BF2B2C" w:rsidP="00BF2B2C">
      <w:pPr>
        <w:pStyle w:val="chapter"/>
      </w:pPr>
    </w:p>
    <w:p w14:paraId="5A5676B2" w14:textId="77777777" w:rsidR="00BF2B2C" w:rsidRDefault="00BF2B2C" w:rsidP="00BF2B2C">
      <w:pPr>
        <w:pStyle w:val="Heading3"/>
      </w:pPr>
      <w:bookmarkStart w:id="78" w:name="_Toc57981381"/>
      <w:r>
        <w:rPr>
          <w:noProof/>
          <w:lang w:bidi="ar-SA"/>
        </w:rPr>
        <w:drawing>
          <wp:anchor distT="0" distB="0" distL="114300" distR="114300" simplePos="0" relativeHeight="251658240" behindDoc="0" locked="0" layoutInCell="1" allowOverlap="1" wp14:anchorId="15D66912" wp14:editId="68642A49">
            <wp:simplePos x="0" y="0"/>
            <wp:positionH relativeFrom="column">
              <wp:posOffset>1150782</wp:posOffset>
            </wp:positionH>
            <wp:positionV relativeFrom="paragraph">
              <wp:posOffset>603560</wp:posOffset>
            </wp:positionV>
            <wp:extent cx="2818765" cy="4839970"/>
            <wp:effectExtent l="19050" t="1905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3395"/>
                    <a:stretch/>
                  </pic:blipFill>
                  <pic:spPr bwMode="auto">
                    <a:xfrm>
                      <a:off x="0" y="0"/>
                      <a:ext cx="2818765" cy="483997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t>Driver Map Window</w:t>
      </w:r>
      <w:bookmarkEnd w:id="78"/>
    </w:p>
    <w:p w14:paraId="421466D3" w14:textId="13BAF89A" w:rsidR="009530F7" w:rsidRDefault="005E3BBB" w:rsidP="000E5417">
      <w:r>
        <w:rPr>
          <w:noProof/>
        </w:rPr>
        <mc:AlternateContent>
          <mc:Choice Requires="wps">
            <w:drawing>
              <wp:anchor distT="0" distB="0" distL="114300" distR="114300" simplePos="0" relativeHeight="251673088" behindDoc="0" locked="0" layoutInCell="1" allowOverlap="1" wp14:anchorId="02A6931C" wp14:editId="6392D9D0">
                <wp:simplePos x="0" y="0"/>
                <wp:positionH relativeFrom="column">
                  <wp:posOffset>-467995</wp:posOffset>
                </wp:positionH>
                <wp:positionV relativeFrom="paragraph">
                  <wp:posOffset>5247640</wp:posOffset>
                </wp:positionV>
                <wp:extent cx="6076950" cy="389890"/>
                <wp:effectExtent l="0" t="0" r="0" b="0"/>
                <wp:wrapNone/>
                <wp:docPr id="2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62C56C8A" w14:textId="77777777" w:rsidR="002F443C" w:rsidRPr="002C1B67" w:rsidRDefault="002F443C" w:rsidP="00D65375">
                            <w:pPr>
                              <w:pStyle w:val="Quote"/>
                            </w:pPr>
                            <w:r w:rsidRPr="002C1B67">
                              <w:t xml:space="preserve">Figure </w:t>
                            </w:r>
                            <w:fldSimple w:instr=" STYLEREF 1 \s ">
                              <w:r>
                                <w:rPr>
                                  <w:noProof/>
                                </w:rPr>
                                <w:t>4</w:t>
                              </w:r>
                            </w:fldSimple>
                            <w:r>
                              <w:t>.4.5–Bus Map window 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A6931C" id="Text Box 86" o:spid="_x0000_s1049" type="#_x0000_t202" style="position:absolute;left:0;text-align:left;margin-left:-36.85pt;margin-top:413.2pt;width:478.5pt;height:30.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" stroked="f">
                <v:textbox style="mso-fit-shape-to-text:t" inset="0,0,0,0">
                  <w:txbxContent>
                    <w:p w14:paraId="62C56C8A" w14:textId="77777777" w:rsidR="002F443C" w:rsidRPr="002C1B67" w:rsidRDefault="002F443C" w:rsidP="00D65375">
                      <w:pPr>
                        <w:pStyle w:val="Quote"/>
                      </w:pPr>
                      <w:r w:rsidRPr="002C1B67">
                        <w:t xml:space="preserve">Figure </w:t>
                      </w:r>
                      <w:fldSimple w:instr=" STYLEREF 1 \s ">
                        <w:r>
                          <w:rPr>
                            <w:noProof/>
                          </w:rPr>
                          <w:t>4</w:t>
                        </w:r>
                      </w:fldSimple>
                      <w:r>
                        <w:t>.4.5–Bus Map window UI</w:t>
                      </w:r>
                    </w:p>
                  </w:txbxContent>
                </v:textbox>
              </v:shape>
            </w:pict>
          </mc:Fallback>
        </mc:AlternateContent>
      </w:r>
    </w:p>
    <w:p w14:paraId="23B99687" w14:textId="77777777" w:rsidR="009530F7" w:rsidRDefault="009530F7" w:rsidP="000E5417"/>
    <w:p w14:paraId="21D085C6" w14:textId="77777777" w:rsidR="009530F7" w:rsidRDefault="00BF2B2C" w:rsidP="000E5417">
      <w:r>
        <w:t>In this window</w:t>
      </w:r>
      <w:r w:rsidR="00857981">
        <w:t xml:space="preserve"> shows the bus real-time latitude and the longitude to the driver/passenger to identify the location of the bus. </w:t>
      </w:r>
      <w:r w:rsidR="004951CB">
        <w:t xml:space="preserve">Start Trip and Stop Trip buttons are fixed on the window. </w:t>
      </w:r>
      <w:r w:rsidR="00F055B0">
        <w:t>Driver can press the start button when departing</w:t>
      </w:r>
      <w:r w:rsidR="006957B1">
        <w:t xml:space="preserve"> and </w:t>
      </w:r>
      <w:r w:rsidR="00DD4300">
        <w:t xml:space="preserve">it </w:t>
      </w:r>
      <w:r w:rsidR="006957B1">
        <w:t>start</w:t>
      </w:r>
      <w:r w:rsidR="00DD4300">
        <w:t>s</w:t>
      </w:r>
      <w:r w:rsidR="006957B1">
        <w:t xml:space="preserve"> to update real-time location data to the firebase.</w:t>
      </w:r>
      <w:r w:rsidR="00DD4300">
        <w:t xml:space="preserve"> When press the stop button it stops the update the firebase. </w:t>
      </w:r>
    </w:p>
    <w:p w14:paraId="57A8B068" w14:textId="77777777" w:rsidR="009530F7" w:rsidRDefault="009530F7" w:rsidP="000E5417"/>
    <w:p w14:paraId="7D845773" w14:textId="77777777" w:rsidR="009530F7" w:rsidRDefault="009530F7" w:rsidP="000E5417"/>
    <w:p w14:paraId="591BD687" w14:textId="77777777" w:rsidR="009530F7" w:rsidRDefault="009530F7" w:rsidP="000E5417"/>
    <w:p w14:paraId="1C01EDB5" w14:textId="77777777" w:rsidR="009530F7" w:rsidRDefault="009530F7" w:rsidP="000E5417"/>
    <w:p w14:paraId="11090B7A" w14:textId="77777777" w:rsidR="002C571A" w:rsidRDefault="002C571A" w:rsidP="002C571A">
      <w:pPr>
        <w:pStyle w:val="chapter"/>
      </w:pPr>
    </w:p>
    <w:p w14:paraId="230A0F2E" w14:textId="77777777" w:rsidR="00DD4300" w:rsidRDefault="002C571A" w:rsidP="00DD4300">
      <w:pPr>
        <w:pStyle w:val="Heading3"/>
      </w:pPr>
      <w:bookmarkStart w:id="79" w:name="_Toc57981382"/>
      <w:r>
        <w:rPr>
          <w:noProof/>
          <w:lang w:bidi="ar-SA"/>
        </w:rPr>
        <w:drawing>
          <wp:anchor distT="0" distB="0" distL="114300" distR="114300" simplePos="0" relativeHeight="251659264" behindDoc="0" locked="0" layoutInCell="1" allowOverlap="1" wp14:anchorId="4B66478D" wp14:editId="65B71546">
            <wp:simplePos x="0" y="0"/>
            <wp:positionH relativeFrom="column">
              <wp:posOffset>1107402</wp:posOffset>
            </wp:positionH>
            <wp:positionV relativeFrom="paragraph">
              <wp:posOffset>657926</wp:posOffset>
            </wp:positionV>
            <wp:extent cx="2930525" cy="5017135"/>
            <wp:effectExtent l="19050" t="1905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3668"/>
                    <a:stretch/>
                  </pic:blipFill>
                  <pic:spPr bwMode="auto">
                    <a:xfrm>
                      <a:off x="0" y="0"/>
                      <a:ext cx="2930525" cy="50171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t xml:space="preserve">Seat update </w:t>
      </w:r>
      <w:r w:rsidR="00DD4300">
        <w:t>Window</w:t>
      </w:r>
      <w:bookmarkEnd w:id="79"/>
    </w:p>
    <w:p w14:paraId="53F5129B" w14:textId="1E7D9CCC" w:rsidR="009530F7" w:rsidRDefault="005E3BBB" w:rsidP="000E5417">
      <w:r>
        <w:rPr>
          <w:noProof/>
        </w:rPr>
        <mc:AlternateContent>
          <mc:Choice Requires="wps">
            <w:drawing>
              <wp:anchor distT="0" distB="0" distL="114300" distR="114300" simplePos="0" relativeHeight="251674112" behindDoc="0" locked="0" layoutInCell="1" allowOverlap="1" wp14:anchorId="32E33FA6" wp14:editId="529AFA35">
                <wp:simplePos x="0" y="0"/>
                <wp:positionH relativeFrom="column">
                  <wp:posOffset>-465455</wp:posOffset>
                </wp:positionH>
                <wp:positionV relativeFrom="paragraph">
                  <wp:posOffset>5471160</wp:posOffset>
                </wp:positionV>
                <wp:extent cx="6076950" cy="389890"/>
                <wp:effectExtent l="0" t="0" r="0" b="0"/>
                <wp:wrapNone/>
                <wp:docPr id="2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5327CD9E" w14:textId="77777777" w:rsidR="002F443C" w:rsidRPr="002C1B67" w:rsidRDefault="002F443C" w:rsidP="00D65375">
                            <w:pPr>
                              <w:pStyle w:val="Quote"/>
                            </w:pPr>
                            <w:r w:rsidRPr="002C1B67">
                              <w:t xml:space="preserve">Figure </w:t>
                            </w:r>
                            <w:fldSimple w:instr=" STYLEREF 1 \s ">
                              <w:r>
                                <w:rPr>
                                  <w:noProof/>
                                </w:rPr>
                                <w:t>4</w:t>
                              </w:r>
                            </w:fldSimple>
                            <w:r>
                              <w:t>.4.6–Seat update window 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E33FA6" id="Text Box 87" o:spid="_x0000_s1050" type="#_x0000_t202" style="position:absolute;left:0;text-align:left;margin-left:-36.65pt;margin-top:430.8pt;width:478.5pt;height:30.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" stroked="f">
                <v:textbox style="mso-fit-shape-to-text:t" inset="0,0,0,0">
                  <w:txbxContent>
                    <w:p w14:paraId="5327CD9E" w14:textId="77777777" w:rsidR="002F443C" w:rsidRPr="002C1B67" w:rsidRDefault="002F443C" w:rsidP="00D65375">
                      <w:pPr>
                        <w:pStyle w:val="Quote"/>
                      </w:pPr>
                      <w:r w:rsidRPr="002C1B67">
                        <w:t xml:space="preserve">Figure </w:t>
                      </w:r>
                      <w:fldSimple w:instr=" STYLEREF 1 \s ">
                        <w:r>
                          <w:rPr>
                            <w:noProof/>
                          </w:rPr>
                          <w:t>4</w:t>
                        </w:r>
                      </w:fldSimple>
                      <w:r>
                        <w:t>.4.6–Seat update window UI</w:t>
                      </w:r>
                    </w:p>
                  </w:txbxContent>
                </v:textbox>
              </v:shape>
            </w:pict>
          </mc:Fallback>
        </mc:AlternateContent>
      </w:r>
    </w:p>
    <w:p w14:paraId="7BD7954E" w14:textId="77777777" w:rsidR="009530F7" w:rsidRDefault="009530F7" w:rsidP="000E5417"/>
    <w:p w14:paraId="1887B8BD" w14:textId="77777777" w:rsidR="009530F7" w:rsidRDefault="002C571A" w:rsidP="000E5417">
      <w:r>
        <w:t>Driver can edit the available seat count t and update it anytime. When press the update seat count button it updates the firebase.</w:t>
      </w:r>
    </w:p>
    <w:p w14:paraId="29C6F79D" w14:textId="77777777" w:rsidR="009530F7" w:rsidRDefault="009530F7" w:rsidP="000E5417"/>
    <w:p w14:paraId="51160A6A" w14:textId="77777777" w:rsidR="009530F7" w:rsidRDefault="009530F7" w:rsidP="000E5417"/>
    <w:p w14:paraId="559A702E" w14:textId="77777777" w:rsidR="000E5417" w:rsidRDefault="000E5417" w:rsidP="00B15FA1"/>
    <w:p w14:paraId="20CE6F3A" w14:textId="77777777" w:rsidR="000E5417" w:rsidRDefault="000E5417" w:rsidP="000E5417"/>
    <w:p w14:paraId="2A8DC7BB" w14:textId="77777777" w:rsidR="000E5417" w:rsidRDefault="000E5417" w:rsidP="000E5417"/>
    <w:p w14:paraId="1C342B99" w14:textId="77777777" w:rsidR="00B8791F" w:rsidRDefault="00B8791F" w:rsidP="00FC4E9A">
      <w:pPr>
        <w:pStyle w:val="chapter"/>
      </w:pPr>
    </w:p>
    <w:p w14:paraId="18795E2F" w14:textId="77777777" w:rsidR="002C571A" w:rsidRDefault="00B8791F" w:rsidP="002C571A">
      <w:pPr>
        <w:pStyle w:val="Heading3"/>
      </w:pPr>
      <w:bookmarkStart w:id="80" w:name="_Toc57981383"/>
      <w:r>
        <w:rPr>
          <w:noProof/>
          <w:lang w:bidi="ar-SA"/>
        </w:rPr>
        <w:drawing>
          <wp:anchor distT="0" distB="0" distL="114300" distR="114300" simplePos="0" relativeHeight="251660288" behindDoc="0" locked="0" layoutInCell="1" allowOverlap="1" wp14:anchorId="530D955A" wp14:editId="3BB807B4">
            <wp:simplePos x="0" y="0"/>
            <wp:positionH relativeFrom="column">
              <wp:posOffset>1112510</wp:posOffset>
            </wp:positionH>
            <wp:positionV relativeFrom="paragraph">
              <wp:posOffset>616954</wp:posOffset>
            </wp:positionV>
            <wp:extent cx="2948940" cy="4904105"/>
            <wp:effectExtent l="19050" t="1905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2603"/>
                    <a:stretch/>
                  </pic:blipFill>
                  <pic:spPr bwMode="auto">
                    <a:xfrm>
                      <a:off x="0" y="0"/>
                      <a:ext cx="2948940" cy="49041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2C571A">
        <w:t>Passenger Map Window</w:t>
      </w:r>
      <w:bookmarkEnd w:id="80"/>
    </w:p>
    <w:p w14:paraId="031EDD23" w14:textId="5E2B9EC4" w:rsidR="000E5417" w:rsidRDefault="005E3BBB" w:rsidP="000E5417">
      <w:r>
        <w:rPr>
          <w:noProof/>
        </w:rPr>
        <mc:AlternateContent>
          <mc:Choice Requires="wps">
            <w:drawing>
              <wp:anchor distT="0" distB="0" distL="114300" distR="114300" simplePos="0" relativeHeight="251675136" behindDoc="0" locked="0" layoutInCell="1" allowOverlap="1" wp14:anchorId="43893B4C" wp14:editId="72811C67">
                <wp:simplePos x="0" y="0"/>
                <wp:positionH relativeFrom="column">
                  <wp:posOffset>-462915</wp:posOffset>
                </wp:positionH>
                <wp:positionV relativeFrom="paragraph">
                  <wp:posOffset>5450205</wp:posOffset>
                </wp:positionV>
                <wp:extent cx="6076950" cy="389890"/>
                <wp:effectExtent l="0" t="0" r="0" b="0"/>
                <wp:wrapNone/>
                <wp:docPr id="1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89890"/>
                        </a:xfrm>
                        <a:prstGeom prst="rect">
                          <a:avLst/>
                        </a:prstGeom>
                        <a:solidFill>
                          <a:srgbClr val="FFFFFF"/>
                        </a:solidFill>
                        <a:ln>
                          <a:noFill/>
                        </a:ln>
                      </wps:spPr>
                      <wps:txbx>
                        <w:txbxContent>
                          <w:p w14:paraId="05737983" w14:textId="77777777" w:rsidR="002F443C" w:rsidRPr="002C1B67" w:rsidRDefault="002F443C" w:rsidP="00D65375">
                            <w:pPr>
                              <w:pStyle w:val="Quote"/>
                            </w:pPr>
                            <w:r w:rsidRPr="002C1B67">
                              <w:t xml:space="preserve">Figure </w:t>
                            </w:r>
                            <w:fldSimple w:instr=" STYLEREF 1 \s ">
                              <w:r>
                                <w:rPr>
                                  <w:noProof/>
                                </w:rPr>
                                <w:t>4</w:t>
                              </w:r>
                            </w:fldSimple>
                            <w:r>
                              <w:t>.4.6–Passenger Map window 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893B4C" id="Text Box 88" o:spid="_x0000_s1051" type="#_x0000_t202" style="position:absolute;left:0;text-align:left;margin-left:-36.45pt;margin-top:429.15pt;width:478.5pt;height:30.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" stroked="f">
                <v:textbox style="mso-fit-shape-to-text:t" inset="0,0,0,0">
                  <w:txbxContent>
                    <w:p w14:paraId="05737983" w14:textId="77777777" w:rsidR="002F443C" w:rsidRPr="002C1B67" w:rsidRDefault="002F443C" w:rsidP="00D65375">
                      <w:pPr>
                        <w:pStyle w:val="Quote"/>
                      </w:pPr>
                      <w:r w:rsidRPr="002C1B67">
                        <w:t xml:space="preserve">Figure </w:t>
                      </w:r>
                      <w:fldSimple w:instr=" STYLEREF 1 \s ">
                        <w:r>
                          <w:rPr>
                            <w:noProof/>
                          </w:rPr>
                          <w:t>4</w:t>
                        </w:r>
                      </w:fldSimple>
                      <w:r>
                        <w:t>.4.6–Passenger Map window UI</w:t>
                      </w:r>
                    </w:p>
                  </w:txbxContent>
                </v:textbox>
              </v:shape>
            </w:pict>
          </mc:Fallback>
        </mc:AlternateContent>
      </w:r>
    </w:p>
    <w:p w14:paraId="521633B2" w14:textId="77777777" w:rsidR="00BD27AA" w:rsidRDefault="00BD27AA" w:rsidP="000E5417"/>
    <w:p w14:paraId="38CA2569" w14:textId="77777777" w:rsidR="000E5417" w:rsidRDefault="00BD27AA" w:rsidP="000E5417">
      <w:r>
        <w:t>In passenger map window</w:t>
      </w:r>
      <w:r w:rsidR="009A134D">
        <w:t>, related route bus icon shows on the passenger map.</w:t>
      </w:r>
      <w:r w:rsidR="00405520">
        <w:t xml:space="preserve">The bus icon moves when the bus traveling on the route. </w:t>
      </w:r>
      <w:r w:rsidR="00E7460A">
        <w:t xml:space="preserve">Passenger can send a booking request by clicking the </w:t>
      </w:r>
      <w:r w:rsidR="00E7460A" w:rsidRPr="00E7460A">
        <w:rPr>
          <w:i/>
          <w:iCs/>
        </w:rPr>
        <w:t>available seat count notification</w:t>
      </w:r>
      <w:r w:rsidR="00E7460A">
        <w:t>.</w:t>
      </w:r>
    </w:p>
    <w:p w14:paraId="3E09ED49" w14:textId="77777777" w:rsidR="000E5417" w:rsidRDefault="000E5417" w:rsidP="000E5417"/>
    <w:p w14:paraId="1DE0CF94" w14:textId="77777777" w:rsidR="00B15FA1" w:rsidRDefault="00B15FA1" w:rsidP="000E5417"/>
    <w:p w14:paraId="5488343C" w14:textId="77777777" w:rsidR="000E5417" w:rsidRDefault="000E5417" w:rsidP="000E5417"/>
    <w:p w14:paraId="0848C8FA" w14:textId="77777777" w:rsidR="000E5417" w:rsidRDefault="000E5417" w:rsidP="000E5417"/>
    <w:p w14:paraId="6B52D6DD" w14:textId="77777777" w:rsidR="00025028" w:rsidRPr="00117630" w:rsidRDefault="00025028" w:rsidP="00117630">
      <w:pPr>
        <w:pStyle w:val="chapter"/>
      </w:pPr>
      <w:bookmarkStart w:id="81" w:name="_Toc57981384"/>
      <w:r w:rsidRPr="00117630">
        <w:lastRenderedPageBreak/>
        <w:t xml:space="preserve">Chapter </w:t>
      </w:r>
      <w:r w:rsidR="00E7460A" w:rsidRPr="00117630">
        <w:t>5</w:t>
      </w:r>
      <w:bookmarkEnd w:id="81"/>
    </w:p>
    <w:p w14:paraId="6409D764" w14:textId="72B6B699" w:rsidR="00025028" w:rsidRDefault="00C4410C" w:rsidP="001F1D69">
      <w:pPr>
        <w:pStyle w:val="Heading1"/>
      </w:pPr>
      <w:bookmarkStart w:id="82" w:name="_Toc57981385"/>
      <w:r>
        <w:t>CONCLUSION AND FURTHER DEVELOPMENT</w:t>
      </w:r>
      <w:bookmarkEnd w:id="82"/>
    </w:p>
    <w:p w14:paraId="689901F3" w14:textId="77777777" w:rsidR="00025028" w:rsidRDefault="00025028" w:rsidP="001F1D69">
      <w:pPr>
        <w:pStyle w:val="Heading2"/>
      </w:pPr>
      <w:bookmarkStart w:id="83" w:name="_Toc57981386"/>
      <w:r w:rsidRPr="00F32A88">
        <w:t>Introduction</w:t>
      </w:r>
      <w:bookmarkEnd w:id="83"/>
    </w:p>
    <w:p w14:paraId="50ECB353" w14:textId="77777777" w:rsidR="00025028" w:rsidRDefault="00025028" w:rsidP="000934FB">
      <w:pPr>
        <w:rPr>
          <w:rStyle w:val="font1"/>
          <w:rFonts w:ascii="Times New Roman" w:hAnsi="Times New Roman"/>
          <w:bCs/>
          <w:sz w:val="24"/>
          <w:szCs w:val="24"/>
        </w:rPr>
      </w:pPr>
      <w:r w:rsidRPr="000934FB">
        <w:t xml:space="preserve">This chapter will discuss about the conclusion of the system. </w:t>
      </w:r>
      <w:r w:rsidR="00995EA3" w:rsidRPr="000934FB">
        <w:t>This section</w:t>
      </w:r>
      <w:r w:rsidRPr="000934FB">
        <w:t xml:space="preserve"> ends up with the further modifications</w:t>
      </w:r>
      <w:r>
        <w:rPr>
          <w:rStyle w:val="font1"/>
          <w:rFonts w:ascii="Times New Roman" w:hAnsi="Times New Roman"/>
          <w:bCs/>
          <w:sz w:val="24"/>
          <w:szCs w:val="24"/>
        </w:rPr>
        <w:t>.</w:t>
      </w:r>
    </w:p>
    <w:p w14:paraId="23A84E25" w14:textId="77777777" w:rsidR="00025028" w:rsidRPr="00A575A3" w:rsidRDefault="00025028" w:rsidP="001F1D69">
      <w:pPr>
        <w:pStyle w:val="Heading2"/>
      </w:pPr>
      <w:bookmarkStart w:id="84" w:name="_Toc57981387"/>
      <w:r w:rsidRPr="00A575A3">
        <w:t>Project</w:t>
      </w:r>
      <w:bookmarkEnd w:id="84"/>
    </w:p>
    <w:p w14:paraId="0ACAB6DD" w14:textId="77777777" w:rsidR="00025028" w:rsidRPr="00560187" w:rsidRDefault="00025028" w:rsidP="00172A0E">
      <w:r w:rsidRPr="00A575A3">
        <w:t>The main object</w:t>
      </w:r>
      <w:r w:rsidR="00172A0E">
        <w:t>ive is to develop a mobile app to booking a seat of a highway bus without waiting on the road.</w:t>
      </w:r>
      <w:r w:rsidR="00955E7D">
        <w:t xml:space="preserve"> Because of the</w:t>
      </w:r>
      <w:r w:rsidR="00172A0E">
        <w:t xml:space="preserve"> current manual process is much more time wasting on the road and passenger should have to get a phone call to driver or conductor, verify the bus location for catch it</w:t>
      </w:r>
      <w:r w:rsidR="00955E7D">
        <w:t>.</w:t>
      </w:r>
      <w:r w:rsidR="00172A0E">
        <w:t xml:space="preserve"> It is also a big issue to the driver making phone calls and answering while driving.</w:t>
      </w:r>
    </w:p>
    <w:p w14:paraId="1DD5F276" w14:textId="77777777" w:rsidR="00025028" w:rsidRPr="00455C72" w:rsidRDefault="00025028" w:rsidP="001F1D69">
      <w:pPr>
        <w:pStyle w:val="Heading2"/>
      </w:pPr>
      <w:bookmarkStart w:id="85" w:name="_Toc57981388"/>
      <w:r>
        <w:t>System</w:t>
      </w:r>
      <w:bookmarkEnd w:id="85"/>
    </w:p>
    <w:p w14:paraId="33C358DB" w14:textId="77777777" w:rsidR="00025028" w:rsidRPr="00373BEC" w:rsidRDefault="00405520" w:rsidP="000934FB">
      <w:pPr>
        <w:rPr>
          <w:color w:val="000080"/>
        </w:rPr>
      </w:pPr>
      <w:r>
        <w:t xml:space="preserve">When the app running, it is continuously connected to </w:t>
      </w:r>
      <w:r w:rsidR="00613E9D">
        <w:t>the</w:t>
      </w:r>
      <w:r>
        <w:t xml:space="preserve"> firebase and update the database</w:t>
      </w:r>
      <w:r w:rsidR="00955E7D">
        <w:t xml:space="preserve">. </w:t>
      </w:r>
      <w:r w:rsidR="00613E9D">
        <w:t>The firebase has the</w:t>
      </w:r>
      <w:r w:rsidR="00955E7D">
        <w:t xml:space="preserve"> capability to store all the information related to </w:t>
      </w:r>
      <w:r w:rsidR="00613E9D">
        <w:t>registration and location data</w:t>
      </w:r>
      <w:r w:rsidR="00955E7D">
        <w:t>.</w:t>
      </w:r>
      <w:r w:rsidR="00613E9D">
        <w:t xml:space="preserve"> Realtime location and booking is the most important development of the system.</w:t>
      </w:r>
    </w:p>
    <w:p w14:paraId="6834A80B" w14:textId="77777777" w:rsidR="00025028" w:rsidRPr="00BA7E32" w:rsidRDefault="00025028" w:rsidP="001F1D69">
      <w:pPr>
        <w:pStyle w:val="Heading2"/>
      </w:pPr>
      <w:bookmarkStart w:id="86" w:name="_Toc57981389"/>
      <w:r w:rsidRPr="00BA7E32">
        <w:t>Conclusion</w:t>
      </w:r>
      <w:bookmarkEnd w:id="86"/>
    </w:p>
    <w:p w14:paraId="471F89B5" w14:textId="0B7CE287" w:rsidR="000934FB" w:rsidRDefault="00E714F6" w:rsidP="000934FB">
      <w:pPr>
        <w:rPr>
          <w:rFonts w:cs="Times New Roman"/>
        </w:rPr>
      </w:pPr>
      <w:r>
        <w:rPr>
          <w:rFonts w:cs="Times New Roman"/>
        </w:rPr>
        <w:t>S</w:t>
      </w:r>
      <w:r w:rsidRPr="0097587E">
        <w:rPr>
          <w:rFonts w:cs="Times New Roman"/>
        </w:rPr>
        <w:t xml:space="preserve">eat reservation is limited to buses traveling at the same time of the reservation; the service (seat reservation) will be enhanced to book in advance in any bus. The passenger can then be notified of the departure of the bus and its arrival to the passenger location. This will eliminate unnecessary waiting at the bus stops for the passenger. Ordinary passengers who receive the service on time can upgrade this service by giving more options and information. Moreover, this system can be introduced to the relevant authorities to monitor the buses with the time which is currently done by the timekeepers manually. Therefore, the bus service can be improved by the relevant authorities by providing warning timely, if the buses are waiting unnecessarily in some places.    </w:t>
      </w:r>
    </w:p>
    <w:p w14:paraId="510B1C39" w14:textId="3246A5FA" w:rsidR="00137A9E" w:rsidRDefault="00137A9E" w:rsidP="000934FB">
      <w:pPr>
        <w:rPr>
          <w:rFonts w:cs="Times New Roman"/>
        </w:rPr>
      </w:pPr>
    </w:p>
    <w:p w14:paraId="5B5A378B" w14:textId="6F494086" w:rsidR="00137A9E" w:rsidRDefault="00137A9E" w:rsidP="000934FB">
      <w:pPr>
        <w:rPr>
          <w:rFonts w:cs="Times New Roman"/>
        </w:rPr>
      </w:pPr>
    </w:p>
    <w:p w14:paraId="683D55DB" w14:textId="77777777" w:rsidR="00137A9E" w:rsidRPr="00560187" w:rsidRDefault="00137A9E" w:rsidP="000934FB">
      <w:pPr>
        <w:rPr>
          <w:rFonts w:eastAsia="MS Mincho"/>
          <w:lang w:eastAsia="ja-JP"/>
        </w:rPr>
      </w:pPr>
    </w:p>
    <w:p w14:paraId="1FF2CB2F" w14:textId="77777777" w:rsidR="00025028" w:rsidRPr="00201134" w:rsidRDefault="00025028" w:rsidP="001F1D69">
      <w:pPr>
        <w:pStyle w:val="Heading2"/>
      </w:pPr>
      <w:bookmarkStart w:id="87" w:name="_Toc57981390"/>
      <w:r w:rsidRPr="00201134">
        <w:lastRenderedPageBreak/>
        <w:t>Future Modifications</w:t>
      </w:r>
      <w:bookmarkEnd w:id="87"/>
    </w:p>
    <w:p w14:paraId="68AC644C" w14:textId="710C458B" w:rsidR="003F2CE9" w:rsidRDefault="00E714F6" w:rsidP="00E714F6">
      <w:pPr>
        <w:rPr>
          <w:rFonts w:cs="Times New Roman"/>
        </w:rPr>
      </w:pPr>
      <w:r>
        <w:rPr>
          <w:rFonts w:cs="Times New Roman"/>
        </w:rPr>
        <w:t>T</w:t>
      </w:r>
      <w:r w:rsidRPr="0097587E">
        <w:rPr>
          <w:rFonts w:cs="Times New Roman"/>
        </w:rPr>
        <w:t>he system can be enhanced with the automated ticketing system. A Bluetooth printer can be applied to the system and generate a ticket to the passenger after getting into the bus. This will help to update the seat count automatically too. Moreover, this will eliminate the job role of the conductor which is a cost for the bus owner.</w:t>
      </w:r>
      <w:r w:rsidR="003F2CE9">
        <w:rPr>
          <w:rFonts w:cs="Times New Roman"/>
        </w:rPr>
        <w:t xml:space="preserve"> The System can be extended not only for expressway services but for regular interprovincial services.</w:t>
      </w:r>
    </w:p>
    <w:p w14:paraId="2BBFE7DA" w14:textId="2B6CD8EA" w:rsidR="00E714F6" w:rsidRDefault="00E714F6" w:rsidP="00E714F6">
      <w:pPr>
        <w:rPr>
          <w:rFonts w:cs="Times New Roman"/>
        </w:rPr>
      </w:pPr>
      <w:r>
        <w:rPr>
          <w:rFonts w:cs="Times New Roman"/>
        </w:rPr>
        <w:t>Even android devices are cheap in the marketplace there are some people use IOS devices</w:t>
      </w:r>
      <w:r w:rsidR="00607615">
        <w:rPr>
          <w:rFonts w:cs="Times New Roman"/>
        </w:rPr>
        <w:t xml:space="preserve"> like iPhones and iPads. Because of the usage, the app could be developed to the IOS devices.</w:t>
      </w:r>
    </w:p>
    <w:p w14:paraId="4DDC76A0" w14:textId="7B0C5E1C" w:rsidR="00117630" w:rsidRDefault="00117630" w:rsidP="00E714F6">
      <w:pPr>
        <w:rPr>
          <w:rFonts w:cs="Times New Roman"/>
        </w:rPr>
      </w:pPr>
    </w:p>
    <w:p w14:paraId="24834019" w14:textId="4299DDAB" w:rsidR="00117630" w:rsidRDefault="00117630" w:rsidP="00E714F6">
      <w:pPr>
        <w:rPr>
          <w:rFonts w:cs="Times New Roman"/>
        </w:rPr>
      </w:pPr>
    </w:p>
    <w:p w14:paraId="23D9D1B9" w14:textId="6C39F27F" w:rsidR="00117630" w:rsidRDefault="00117630" w:rsidP="00E714F6">
      <w:pPr>
        <w:rPr>
          <w:rFonts w:cs="Times New Roman"/>
        </w:rPr>
      </w:pPr>
    </w:p>
    <w:p w14:paraId="0618EEF9" w14:textId="0BD5A9F6" w:rsidR="00117630" w:rsidRDefault="00117630" w:rsidP="00E714F6">
      <w:pPr>
        <w:rPr>
          <w:rFonts w:cs="Times New Roman"/>
        </w:rPr>
      </w:pPr>
    </w:p>
    <w:p w14:paraId="1EE5ED87" w14:textId="6BAD0276" w:rsidR="00117630" w:rsidRDefault="00117630" w:rsidP="00E714F6">
      <w:pPr>
        <w:rPr>
          <w:rFonts w:cs="Times New Roman"/>
        </w:rPr>
      </w:pPr>
    </w:p>
    <w:p w14:paraId="674449D3" w14:textId="3BAD882E" w:rsidR="00117630" w:rsidRDefault="00117630" w:rsidP="00E714F6">
      <w:pPr>
        <w:rPr>
          <w:rFonts w:cs="Times New Roman"/>
        </w:rPr>
      </w:pPr>
    </w:p>
    <w:p w14:paraId="0B4E23EE" w14:textId="0B9A2D43" w:rsidR="00117630" w:rsidRDefault="00117630" w:rsidP="00E714F6">
      <w:pPr>
        <w:rPr>
          <w:rFonts w:cs="Times New Roman"/>
        </w:rPr>
      </w:pPr>
    </w:p>
    <w:p w14:paraId="34C710E6" w14:textId="7D9A35A9" w:rsidR="00117630" w:rsidRDefault="00117630" w:rsidP="00E714F6">
      <w:pPr>
        <w:rPr>
          <w:rFonts w:cs="Times New Roman"/>
        </w:rPr>
      </w:pPr>
    </w:p>
    <w:p w14:paraId="2009902E" w14:textId="55F92EA0" w:rsidR="00117630" w:rsidRDefault="00117630" w:rsidP="00E714F6">
      <w:pPr>
        <w:rPr>
          <w:rFonts w:cs="Times New Roman"/>
        </w:rPr>
      </w:pPr>
    </w:p>
    <w:p w14:paraId="537E8BD6" w14:textId="588D03C4" w:rsidR="00117630" w:rsidRDefault="00117630" w:rsidP="00E714F6">
      <w:pPr>
        <w:rPr>
          <w:rFonts w:cs="Times New Roman"/>
        </w:rPr>
      </w:pPr>
    </w:p>
    <w:p w14:paraId="34D64999" w14:textId="2E537261" w:rsidR="00117630" w:rsidRDefault="00117630" w:rsidP="00E714F6">
      <w:pPr>
        <w:rPr>
          <w:rFonts w:cs="Times New Roman"/>
        </w:rPr>
      </w:pPr>
    </w:p>
    <w:p w14:paraId="5257BB18" w14:textId="6A0CAC53" w:rsidR="00117630" w:rsidRDefault="00117630" w:rsidP="00E714F6">
      <w:pPr>
        <w:rPr>
          <w:rFonts w:cs="Times New Roman"/>
        </w:rPr>
      </w:pPr>
    </w:p>
    <w:p w14:paraId="033BDF79" w14:textId="12BB2582" w:rsidR="00117630" w:rsidRDefault="00117630" w:rsidP="00E714F6">
      <w:pPr>
        <w:rPr>
          <w:rFonts w:cs="Times New Roman"/>
        </w:rPr>
      </w:pPr>
    </w:p>
    <w:p w14:paraId="309AA6D2" w14:textId="60A4BD60" w:rsidR="00117630" w:rsidRDefault="00117630" w:rsidP="00E714F6">
      <w:pPr>
        <w:rPr>
          <w:rFonts w:cs="Times New Roman"/>
        </w:rPr>
      </w:pPr>
    </w:p>
    <w:p w14:paraId="2B0208B5" w14:textId="16B8FEDE" w:rsidR="00117630" w:rsidRDefault="00117630" w:rsidP="00E714F6">
      <w:pPr>
        <w:rPr>
          <w:rFonts w:cs="Times New Roman"/>
        </w:rPr>
      </w:pPr>
    </w:p>
    <w:p w14:paraId="52165B6C" w14:textId="0F13F183" w:rsidR="00117630" w:rsidRDefault="00117630" w:rsidP="00E714F6">
      <w:pPr>
        <w:rPr>
          <w:rFonts w:cs="Times New Roman"/>
        </w:rPr>
      </w:pPr>
    </w:p>
    <w:p w14:paraId="0B24D81B" w14:textId="47E042F7" w:rsidR="00117630" w:rsidRDefault="00117630" w:rsidP="00E714F6">
      <w:pPr>
        <w:rPr>
          <w:rFonts w:cs="Times New Roman"/>
        </w:rPr>
      </w:pPr>
    </w:p>
    <w:p w14:paraId="0175D181" w14:textId="68152C87" w:rsidR="00117630" w:rsidRDefault="00117630" w:rsidP="00E714F6">
      <w:pPr>
        <w:rPr>
          <w:rFonts w:cs="Times New Roman"/>
        </w:rPr>
      </w:pPr>
    </w:p>
    <w:p w14:paraId="48E966BE" w14:textId="77777777" w:rsidR="003F2CE9" w:rsidRDefault="003F2CE9" w:rsidP="003F2CE9">
      <w:pPr>
        <w:pStyle w:val="chapter"/>
      </w:pPr>
      <w:bookmarkStart w:id="88" w:name="_Toc57981391"/>
      <w:r>
        <w:lastRenderedPageBreak/>
        <w:t>Chapter 6</w:t>
      </w:r>
      <w:bookmarkEnd w:id="88"/>
    </w:p>
    <w:p w14:paraId="3D17552D" w14:textId="77777777" w:rsidR="003F2CE9" w:rsidRDefault="003F2CE9" w:rsidP="003F2CE9">
      <w:pPr>
        <w:pStyle w:val="Heading1"/>
      </w:pPr>
      <w:bookmarkStart w:id="89" w:name="_Toc57981392"/>
      <w:r>
        <w:t>References</w:t>
      </w:r>
      <w:bookmarkEnd w:id="89"/>
    </w:p>
    <w:p w14:paraId="432B6422" w14:textId="77777777" w:rsidR="003F2CE9" w:rsidRPr="00614779" w:rsidRDefault="003F2CE9" w:rsidP="003F2CE9">
      <w:pPr>
        <w:rPr>
          <w:rFonts w:cs="Times New Roman"/>
        </w:rPr>
      </w:pPr>
      <w:r w:rsidRPr="00614779">
        <w:rPr>
          <w:rFonts w:cs="Times New Roman"/>
        </w:rPr>
        <w:t xml:space="preserve">Digital 2020: Sri Lanka — Datareportal – Global Digital Insights, </w:t>
      </w:r>
      <w:r>
        <w:rPr>
          <w:rFonts w:cs="Times New Roman"/>
        </w:rPr>
        <w:t>(</w:t>
      </w:r>
      <w:r w:rsidRPr="00614779">
        <w:rPr>
          <w:rFonts w:cs="Times New Roman"/>
        </w:rPr>
        <w:t>2020)</w:t>
      </w:r>
    </w:p>
    <w:p w14:paraId="72AD3C72" w14:textId="77777777" w:rsidR="003F2CE9" w:rsidRPr="00614779" w:rsidRDefault="003F2CE9" w:rsidP="003F2CE9">
      <w:pPr>
        <w:rPr>
          <w:rFonts w:cs="Times New Roman"/>
        </w:rPr>
      </w:pPr>
      <w:r w:rsidRPr="00614779">
        <w:rPr>
          <w:rFonts w:cs="Times New Roman"/>
        </w:rPr>
        <w:t>Barth, M., And Farrell, J. A. (1999). The Global Positioning System &amp; Inertial Navigation, Mcgraw-Hill, New York.</w:t>
      </w:r>
    </w:p>
    <w:p w14:paraId="7AF4E848" w14:textId="77777777" w:rsidR="003F2CE9" w:rsidRPr="00614779" w:rsidRDefault="003F2CE9" w:rsidP="003F2CE9">
      <w:pPr>
        <w:rPr>
          <w:rFonts w:cs="Times New Roman"/>
        </w:rPr>
      </w:pPr>
      <w:r w:rsidRPr="00614779">
        <w:rPr>
          <w:rFonts w:cs="Times New Roman"/>
        </w:rPr>
        <w:t xml:space="preserve">Department of Forestry and Environmental Science, University of Sri Jayawardenepura. </w:t>
      </w:r>
      <w:r>
        <w:rPr>
          <w:rFonts w:cs="Times New Roman"/>
        </w:rPr>
        <w:t>(</w:t>
      </w:r>
      <w:r w:rsidRPr="00614779">
        <w:rPr>
          <w:rFonts w:cs="Times New Roman"/>
        </w:rPr>
        <w:t>2016</w:t>
      </w:r>
      <w:r>
        <w:rPr>
          <w:rFonts w:cs="Times New Roman"/>
        </w:rPr>
        <w:t>)</w:t>
      </w:r>
      <w:r w:rsidRPr="00614779">
        <w:rPr>
          <w:rFonts w:cs="Times New Roman"/>
        </w:rPr>
        <w:t>. “Proposed Central Expressway Project.”.</w:t>
      </w:r>
    </w:p>
    <w:p w14:paraId="20801090" w14:textId="77777777" w:rsidR="003F2CE9" w:rsidRPr="00614779" w:rsidRDefault="003F2CE9" w:rsidP="003F2CE9">
      <w:pPr>
        <w:rPr>
          <w:rFonts w:cs="Times New Roman"/>
        </w:rPr>
      </w:pPr>
      <w:r>
        <w:rPr>
          <w:rFonts w:cs="Times New Roman"/>
        </w:rPr>
        <w:t xml:space="preserve">Expressway </w:t>
      </w:r>
      <w:r w:rsidRPr="00614779">
        <w:rPr>
          <w:rFonts w:cs="Times New Roman"/>
        </w:rPr>
        <w:t>road. (1998). Retrieved 26 June 2020, from https://www.britannica.com/technology/expressway-road</w:t>
      </w:r>
    </w:p>
    <w:p w14:paraId="6C082845" w14:textId="77777777" w:rsidR="003F2CE9" w:rsidRPr="00614779" w:rsidRDefault="003F2CE9" w:rsidP="003F2CE9">
      <w:pPr>
        <w:rPr>
          <w:rFonts w:cs="Times New Roman"/>
        </w:rPr>
      </w:pPr>
      <w:r w:rsidRPr="00614779">
        <w:rPr>
          <w:rFonts w:cs="Times New Roman"/>
        </w:rPr>
        <w:t xml:space="preserve">Manners, G., </w:t>
      </w:r>
      <w:r>
        <w:rPr>
          <w:rFonts w:cs="Times New Roman"/>
        </w:rPr>
        <w:t>(</w:t>
      </w:r>
      <w:r w:rsidRPr="00614779">
        <w:rPr>
          <w:rFonts w:cs="Times New Roman"/>
        </w:rPr>
        <w:t>1965</w:t>
      </w:r>
      <w:r>
        <w:rPr>
          <w:rFonts w:cs="Times New Roman"/>
        </w:rPr>
        <w:t>)</w:t>
      </w:r>
      <w:r w:rsidRPr="00614779">
        <w:rPr>
          <w:rFonts w:cs="Times New Roman"/>
        </w:rPr>
        <w:t>. Book Review: The Expressway And The City By Lewis Mumford, Seeker &amp; Warburg, 1964, Pp. 189, Urban Studies, 2(2)</w:t>
      </w:r>
    </w:p>
    <w:p w14:paraId="0FFDD59B" w14:textId="77777777" w:rsidR="003F2CE9" w:rsidRPr="007D07B8" w:rsidRDefault="003F2CE9" w:rsidP="003F2CE9">
      <w:pPr>
        <w:rPr>
          <w:rFonts w:cs="Times New Roman"/>
        </w:rPr>
      </w:pPr>
      <w:r w:rsidRPr="007D07B8">
        <w:rPr>
          <w:rFonts w:cs="Times New Roman"/>
        </w:rPr>
        <w:t>McClelland, C. (2017). 6 Things You Didn’t Know About GPS. Retrieved 26 June 2020, from https://medium.com/iotforall/6-things-you-didnt-know-about-gps-efb37e83bd02</w:t>
      </w:r>
    </w:p>
    <w:p w14:paraId="17F85C93" w14:textId="77777777" w:rsidR="003F2CE9" w:rsidRPr="002B679D" w:rsidRDefault="003F2CE9" w:rsidP="003F2CE9">
      <w:pPr>
        <w:rPr>
          <w:rFonts w:cs="Times New Roman"/>
        </w:rPr>
      </w:pPr>
      <w:r w:rsidRPr="002B679D">
        <w:rPr>
          <w:rFonts w:cs="Times New Roman"/>
        </w:rPr>
        <w:t>Mc</w:t>
      </w:r>
      <w:r>
        <w:rPr>
          <w:rFonts w:cs="Times New Roman"/>
        </w:rPr>
        <w:t>K</w:t>
      </w:r>
      <w:r w:rsidRPr="002B679D">
        <w:rPr>
          <w:rFonts w:cs="Times New Roman"/>
        </w:rPr>
        <w:t xml:space="preserve">innon, A. (2006). Life </w:t>
      </w:r>
      <w:r>
        <w:rPr>
          <w:rFonts w:cs="Times New Roman"/>
        </w:rPr>
        <w:t>w</w:t>
      </w:r>
      <w:r w:rsidRPr="002B679D">
        <w:rPr>
          <w:rFonts w:cs="Times New Roman"/>
        </w:rPr>
        <w:t xml:space="preserve">ithout Trucks: The Impact </w:t>
      </w:r>
      <w:r>
        <w:rPr>
          <w:rFonts w:cs="Times New Roman"/>
        </w:rPr>
        <w:t>o</w:t>
      </w:r>
      <w:r w:rsidRPr="002B679D">
        <w:rPr>
          <w:rFonts w:cs="Times New Roman"/>
        </w:rPr>
        <w:t xml:space="preserve">f A Temporary Disruption </w:t>
      </w:r>
      <w:r>
        <w:rPr>
          <w:rFonts w:cs="Times New Roman"/>
        </w:rPr>
        <w:t>o</w:t>
      </w:r>
      <w:r w:rsidRPr="002B679D">
        <w:rPr>
          <w:rFonts w:cs="Times New Roman"/>
        </w:rPr>
        <w:t xml:space="preserve">f Road Freight Transport On A National Economy. Journal </w:t>
      </w:r>
      <w:r>
        <w:rPr>
          <w:rFonts w:cs="Times New Roman"/>
        </w:rPr>
        <w:t>o</w:t>
      </w:r>
      <w:r w:rsidRPr="002B679D">
        <w:rPr>
          <w:rFonts w:cs="Times New Roman"/>
        </w:rPr>
        <w:t>f Business Logistics, 27(2), 227-250. Doi: 10.1002/J.2158-1592.2006.Tb00224.X</w:t>
      </w:r>
    </w:p>
    <w:p w14:paraId="2E042EE6" w14:textId="77777777" w:rsidR="003F2CE9" w:rsidRPr="00FF69EC" w:rsidRDefault="003F2CE9" w:rsidP="003F2CE9">
      <w:pPr>
        <w:rPr>
          <w:rFonts w:cs="Times New Roman"/>
        </w:rPr>
      </w:pPr>
      <w:r w:rsidRPr="00614779">
        <w:rPr>
          <w:rFonts w:cs="Times New Roman"/>
        </w:rPr>
        <w:t xml:space="preserve">Nuwan, G., </w:t>
      </w:r>
      <w:r>
        <w:rPr>
          <w:rFonts w:cs="Times New Roman"/>
        </w:rPr>
        <w:t>(</w:t>
      </w:r>
      <w:r w:rsidRPr="00614779">
        <w:rPr>
          <w:rFonts w:cs="Times New Roman"/>
        </w:rPr>
        <w:t>2020</w:t>
      </w:r>
      <w:r>
        <w:rPr>
          <w:rFonts w:cs="Times New Roman"/>
        </w:rPr>
        <w:t>)</w:t>
      </w:r>
      <w:r w:rsidRPr="00614779">
        <w:rPr>
          <w:rFonts w:cs="Times New Roman"/>
        </w:rPr>
        <w:t>. Reservations. [online] Railway.gov.lk. Available at: &lt;http://www.railway.gov.lk/web/index.php?option=com_content&amp;view=article&amp;id=61&amp;Itemid=68&amp;lang=en&gt; [Accessed 24 June 2020].</w:t>
      </w:r>
    </w:p>
    <w:p w14:paraId="7187E992" w14:textId="77777777" w:rsidR="003F2CE9" w:rsidRPr="00614779" w:rsidRDefault="003F2CE9" w:rsidP="003F2CE9">
      <w:pPr>
        <w:rPr>
          <w:rFonts w:cs="Times New Roman"/>
        </w:rPr>
      </w:pPr>
      <w:r w:rsidRPr="00614779">
        <w:rPr>
          <w:rFonts w:cs="Times New Roman"/>
        </w:rPr>
        <w:t xml:space="preserve">Oliver, J. </w:t>
      </w:r>
      <w:r>
        <w:rPr>
          <w:rFonts w:cs="Times New Roman"/>
        </w:rPr>
        <w:t>(</w:t>
      </w:r>
      <w:r w:rsidRPr="00614779">
        <w:rPr>
          <w:rFonts w:cs="Times New Roman"/>
        </w:rPr>
        <w:t>2019</w:t>
      </w:r>
      <w:r>
        <w:rPr>
          <w:rFonts w:cs="Times New Roman"/>
        </w:rPr>
        <w:t>)</w:t>
      </w:r>
      <w:r w:rsidRPr="00614779">
        <w:rPr>
          <w:rFonts w:cs="Times New Roman"/>
        </w:rPr>
        <w:t>. “Annual Performance Report.” Hilos Tensados 1:1–476.</w:t>
      </w:r>
    </w:p>
    <w:p w14:paraId="061872D7" w14:textId="77777777" w:rsidR="003F2CE9" w:rsidRPr="00614779" w:rsidRDefault="003F2CE9" w:rsidP="003F2CE9">
      <w:pPr>
        <w:rPr>
          <w:rFonts w:cs="Times New Roman"/>
        </w:rPr>
      </w:pPr>
      <w:r w:rsidRPr="00614779">
        <w:rPr>
          <w:rFonts w:cs="Times New Roman"/>
        </w:rPr>
        <w:t>Sri</w:t>
      </w:r>
      <w:r>
        <w:rPr>
          <w:rFonts w:cs="Times New Roman"/>
        </w:rPr>
        <w:t xml:space="preserve"> L</w:t>
      </w:r>
      <w:r w:rsidRPr="00614779">
        <w:rPr>
          <w:rFonts w:cs="Times New Roman"/>
        </w:rPr>
        <w:t xml:space="preserve">anka Transport Board (2020). Retrieved 26 </w:t>
      </w:r>
      <w:r>
        <w:rPr>
          <w:rFonts w:cs="Times New Roman"/>
        </w:rPr>
        <w:t>J</w:t>
      </w:r>
      <w:r w:rsidRPr="00614779">
        <w:rPr>
          <w:rFonts w:cs="Times New Roman"/>
        </w:rPr>
        <w:t>une 2020, from https://sltb.express.lk/</w:t>
      </w:r>
    </w:p>
    <w:p w14:paraId="72FA4BB0" w14:textId="77777777" w:rsidR="003F2CE9" w:rsidRDefault="003F2CE9" w:rsidP="003F2CE9">
      <w:pPr>
        <w:rPr>
          <w:rFonts w:eastAsia="MS Mincho"/>
          <w:lang w:eastAsia="ja-JP"/>
        </w:rPr>
      </w:pPr>
    </w:p>
    <w:p w14:paraId="0F5A2232" w14:textId="7C427EDA" w:rsidR="00117630" w:rsidRDefault="00117630" w:rsidP="00E714F6">
      <w:pPr>
        <w:rPr>
          <w:rFonts w:cs="Times New Roman"/>
        </w:rPr>
      </w:pPr>
    </w:p>
    <w:sectPr w:rsidR="00117630" w:rsidSect="00F23092">
      <w:pgSz w:w="11900" w:h="16820"/>
      <w:pgMar w:top="941" w:right="1191" w:bottom="278" w:left="188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0A287" w14:textId="77777777" w:rsidR="0066197B" w:rsidRDefault="0066197B" w:rsidP="00702FEA">
      <w:pPr>
        <w:spacing w:after="0" w:line="240" w:lineRule="auto"/>
      </w:pPr>
      <w:r>
        <w:separator/>
      </w:r>
    </w:p>
  </w:endnote>
  <w:endnote w:type="continuationSeparator" w:id="0">
    <w:p w14:paraId="1259A534" w14:textId="77777777" w:rsidR="0066197B" w:rsidRDefault="0066197B" w:rsidP="0070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8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LPMAP+TimesNewRoman">
    <w:altName w:val="Times New Roman"/>
    <w:panose1 w:val="00000000000000000000"/>
    <w:charset w:val="00"/>
    <w:family w:val="roman"/>
    <w:notTrueType/>
    <w:pitch w:val="default"/>
    <w:sig w:usb0="00000003" w:usb1="00000000" w:usb2="00000000" w:usb3="00000000" w:csb0="00000001" w:csb1="00000000"/>
  </w:font>
  <w:font w:name="Source Code Pro Semibold">
    <w:altName w:val="Cambria Math"/>
    <w:panose1 w:val="020B0609030403020204"/>
    <w:charset w:val="00"/>
    <w:family w:val="modern"/>
    <w:pitch w:val="fixed"/>
    <w:sig w:usb0="200002F7" w:usb1="020038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9952427"/>
      <w:docPartObj>
        <w:docPartGallery w:val="Page Numbers (Bottom of Page)"/>
        <w:docPartUnique/>
      </w:docPartObj>
    </w:sdtPr>
    <w:sdtEndPr>
      <w:rPr>
        <w:color w:val="7F7F7F" w:themeColor="background1" w:themeShade="7F"/>
        <w:spacing w:val="60"/>
      </w:rPr>
    </w:sdtEndPr>
    <w:sdtContent>
      <w:p w14:paraId="3D52D746" w14:textId="77777777" w:rsidR="002F443C" w:rsidRDefault="002F443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5B72EF">
          <w:rPr>
            <w:b/>
            <w:bCs/>
            <w:noProof/>
          </w:rPr>
          <w:t>III</w:t>
        </w:r>
        <w:r>
          <w:rPr>
            <w:b/>
            <w:bCs/>
            <w:noProof/>
          </w:rPr>
          <w:fldChar w:fldCharType="end"/>
        </w:r>
        <w:r>
          <w:rPr>
            <w:b/>
            <w:bCs/>
          </w:rPr>
          <w:t xml:space="preserve"> | </w:t>
        </w:r>
        <w:r>
          <w:rPr>
            <w:color w:val="7F7F7F" w:themeColor="background1" w:themeShade="7F"/>
            <w:spacing w:val="60"/>
          </w:rPr>
          <w:t>Page</w:t>
        </w:r>
      </w:p>
    </w:sdtContent>
  </w:sdt>
  <w:p w14:paraId="2E19726C" w14:textId="77777777" w:rsidR="002F443C" w:rsidRDefault="002F4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409D5" w14:textId="77777777" w:rsidR="002F443C" w:rsidRPr="00D70336" w:rsidRDefault="002F443C" w:rsidP="00D70336">
    <w:pPr>
      <w:pStyle w:val="Footer"/>
      <w:jc w:val="center"/>
      <w:rPr>
        <w:rFonts w:asciiTheme="minorHAnsi" w:hAnsiTheme="minorHAnsi"/>
      </w:rPr>
    </w:pPr>
  </w:p>
  <w:p w14:paraId="0F69FF5B" w14:textId="77777777" w:rsidR="002F443C" w:rsidRPr="00A64BC3" w:rsidRDefault="002F443C" w:rsidP="00A64B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0BF62" w14:textId="77777777" w:rsidR="0066197B" w:rsidRDefault="0066197B" w:rsidP="00702FEA">
      <w:pPr>
        <w:spacing w:after="0" w:line="240" w:lineRule="auto"/>
      </w:pPr>
      <w:r>
        <w:separator/>
      </w:r>
    </w:p>
  </w:footnote>
  <w:footnote w:type="continuationSeparator" w:id="0">
    <w:p w14:paraId="5B598F4A" w14:textId="77777777" w:rsidR="0066197B" w:rsidRDefault="0066197B" w:rsidP="0070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7D40"/>
    <w:multiLevelType w:val="hybridMultilevel"/>
    <w:tmpl w:val="B31851E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640016"/>
    <w:multiLevelType w:val="hybridMultilevel"/>
    <w:tmpl w:val="7F4C2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705700"/>
    <w:multiLevelType w:val="hybridMultilevel"/>
    <w:tmpl w:val="CDA27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15393"/>
    <w:multiLevelType w:val="hybridMultilevel"/>
    <w:tmpl w:val="FA866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0445"/>
    <w:multiLevelType w:val="hybridMultilevel"/>
    <w:tmpl w:val="4FD29758"/>
    <w:lvl w:ilvl="0" w:tplc="3F3AF4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56360"/>
    <w:multiLevelType w:val="hybridMultilevel"/>
    <w:tmpl w:val="36864016"/>
    <w:lvl w:ilvl="0" w:tplc="8F82D2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31E0F"/>
    <w:multiLevelType w:val="hybridMultilevel"/>
    <w:tmpl w:val="AAF8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6E06A7"/>
    <w:multiLevelType w:val="hybridMultilevel"/>
    <w:tmpl w:val="7ED66A68"/>
    <w:lvl w:ilvl="0" w:tplc="14B859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AA4649"/>
    <w:multiLevelType w:val="multilevel"/>
    <w:tmpl w:val="B5FC2A56"/>
    <w:lvl w:ilvl="0">
      <w:start w:val="1"/>
      <w:numFmt w:val="decimal"/>
      <w:lvlText w:val="%1"/>
      <w:lvlJc w:val="left"/>
      <w:pPr>
        <w:ind w:left="360" w:hanging="360"/>
      </w:pPr>
      <w:rPr>
        <w:rFonts w:hint="default"/>
        <w:w w:val="99"/>
      </w:rPr>
    </w:lvl>
    <w:lvl w:ilvl="1">
      <w:start w:val="1"/>
      <w:numFmt w:val="decimal"/>
      <w:lvlText w:val="%1.%2"/>
      <w:lvlJc w:val="left"/>
      <w:pPr>
        <w:ind w:left="360" w:hanging="360"/>
      </w:pPr>
      <w:rPr>
        <w:rFonts w:hint="default"/>
        <w:w w:val="99"/>
      </w:rPr>
    </w:lvl>
    <w:lvl w:ilvl="2">
      <w:start w:val="1"/>
      <w:numFmt w:val="decimal"/>
      <w:lvlText w:val="%1.%2.%3"/>
      <w:lvlJc w:val="left"/>
      <w:pPr>
        <w:ind w:left="720" w:hanging="720"/>
      </w:pPr>
      <w:rPr>
        <w:rFonts w:hint="default"/>
        <w:w w:val="99"/>
      </w:rPr>
    </w:lvl>
    <w:lvl w:ilvl="3">
      <w:start w:val="1"/>
      <w:numFmt w:val="decimal"/>
      <w:lvlText w:val="%1.%2.%3.%4"/>
      <w:lvlJc w:val="left"/>
      <w:pPr>
        <w:ind w:left="720" w:hanging="720"/>
      </w:pPr>
      <w:rPr>
        <w:rFonts w:hint="default"/>
        <w:w w:val="99"/>
      </w:rPr>
    </w:lvl>
    <w:lvl w:ilvl="4">
      <w:start w:val="1"/>
      <w:numFmt w:val="decimal"/>
      <w:lvlText w:val="%1.%2.%3.%4.%5"/>
      <w:lvlJc w:val="left"/>
      <w:pPr>
        <w:ind w:left="1080" w:hanging="1080"/>
      </w:pPr>
      <w:rPr>
        <w:rFonts w:hint="default"/>
        <w:w w:val="99"/>
      </w:rPr>
    </w:lvl>
    <w:lvl w:ilvl="5">
      <w:start w:val="1"/>
      <w:numFmt w:val="decimal"/>
      <w:lvlText w:val="%1.%2.%3.%4.%5.%6"/>
      <w:lvlJc w:val="left"/>
      <w:pPr>
        <w:ind w:left="1080" w:hanging="1080"/>
      </w:pPr>
      <w:rPr>
        <w:rFonts w:hint="default"/>
        <w:w w:val="99"/>
      </w:rPr>
    </w:lvl>
    <w:lvl w:ilvl="6">
      <w:start w:val="1"/>
      <w:numFmt w:val="decimal"/>
      <w:lvlText w:val="%1.%2.%3.%4.%5.%6.%7"/>
      <w:lvlJc w:val="left"/>
      <w:pPr>
        <w:ind w:left="1440" w:hanging="1440"/>
      </w:pPr>
      <w:rPr>
        <w:rFonts w:hint="default"/>
        <w:w w:val="99"/>
      </w:rPr>
    </w:lvl>
    <w:lvl w:ilvl="7">
      <w:start w:val="1"/>
      <w:numFmt w:val="decimal"/>
      <w:lvlText w:val="%1.%2.%3.%4.%5.%6.%7.%8"/>
      <w:lvlJc w:val="left"/>
      <w:pPr>
        <w:ind w:left="1440" w:hanging="1440"/>
      </w:pPr>
      <w:rPr>
        <w:rFonts w:hint="default"/>
        <w:w w:val="99"/>
      </w:rPr>
    </w:lvl>
    <w:lvl w:ilvl="8">
      <w:start w:val="1"/>
      <w:numFmt w:val="decimal"/>
      <w:lvlText w:val="%1.%2.%3.%4.%5.%6.%7.%8.%9"/>
      <w:lvlJc w:val="left"/>
      <w:pPr>
        <w:ind w:left="1800" w:hanging="1800"/>
      </w:pPr>
      <w:rPr>
        <w:rFonts w:hint="default"/>
        <w:w w:val="99"/>
      </w:rPr>
    </w:lvl>
  </w:abstractNum>
  <w:abstractNum w:abstractNumId="9" w15:restartNumberingAfterBreak="0">
    <w:nsid w:val="1FE13597"/>
    <w:multiLevelType w:val="hybridMultilevel"/>
    <w:tmpl w:val="33584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EC28D4"/>
    <w:multiLevelType w:val="hybridMultilevel"/>
    <w:tmpl w:val="82BA9C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5C"/>
    <w:multiLevelType w:val="multilevel"/>
    <w:tmpl w:val="B5FC2A56"/>
    <w:lvl w:ilvl="0">
      <w:start w:val="1"/>
      <w:numFmt w:val="decimal"/>
      <w:lvlText w:val="%1"/>
      <w:lvlJc w:val="left"/>
      <w:pPr>
        <w:ind w:left="360" w:hanging="360"/>
      </w:pPr>
      <w:rPr>
        <w:rFonts w:hint="default"/>
        <w:w w:val="99"/>
      </w:rPr>
    </w:lvl>
    <w:lvl w:ilvl="1">
      <w:start w:val="1"/>
      <w:numFmt w:val="decimal"/>
      <w:lvlText w:val="%1.%2"/>
      <w:lvlJc w:val="left"/>
      <w:pPr>
        <w:ind w:left="360" w:hanging="360"/>
      </w:pPr>
      <w:rPr>
        <w:rFonts w:hint="default"/>
        <w:w w:val="99"/>
      </w:rPr>
    </w:lvl>
    <w:lvl w:ilvl="2">
      <w:start w:val="1"/>
      <w:numFmt w:val="decimal"/>
      <w:lvlText w:val="%1.%2.%3"/>
      <w:lvlJc w:val="left"/>
      <w:pPr>
        <w:ind w:left="720" w:hanging="720"/>
      </w:pPr>
      <w:rPr>
        <w:rFonts w:hint="default"/>
        <w:w w:val="99"/>
      </w:rPr>
    </w:lvl>
    <w:lvl w:ilvl="3">
      <w:start w:val="1"/>
      <w:numFmt w:val="decimal"/>
      <w:lvlText w:val="%1.%2.%3.%4"/>
      <w:lvlJc w:val="left"/>
      <w:pPr>
        <w:ind w:left="720" w:hanging="720"/>
      </w:pPr>
      <w:rPr>
        <w:rFonts w:hint="default"/>
        <w:w w:val="99"/>
      </w:rPr>
    </w:lvl>
    <w:lvl w:ilvl="4">
      <w:start w:val="1"/>
      <w:numFmt w:val="decimal"/>
      <w:lvlText w:val="%1.%2.%3.%4.%5"/>
      <w:lvlJc w:val="left"/>
      <w:pPr>
        <w:ind w:left="1080" w:hanging="1080"/>
      </w:pPr>
      <w:rPr>
        <w:rFonts w:hint="default"/>
        <w:w w:val="99"/>
      </w:rPr>
    </w:lvl>
    <w:lvl w:ilvl="5">
      <w:start w:val="1"/>
      <w:numFmt w:val="decimal"/>
      <w:lvlText w:val="%1.%2.%3.%4.%5.%6"/>
      <w:lvlJc w:val="left"/>
      <w:pPr>
        <w:ind w:left="1080" w:hanging="1080"/>
      </w:pPr>
      <w:rPr>
        <w:rFonts w:hint="default"/>
        <w:w w:val="99"/>
      </w:rPr>
    </w:lvl>
    <w:lvl w:ilvl="6">
      <w:start w:val="1"/>
      <w:numFmt w:val="decimal"/>
      <w:lvlText w:val="%1.%2.%3.%4.%5.%6.%7"/>
      <w:lvlJc w:val="left"/>
      <w:pPr>
        <w:ind w:left="1440" w:hanging="1440"/>
      </w:pPr>
      <w:rPr>
        <w:rFonts w:hint="default"/>
        <w:w w:val="99"/>
      </w:rPr>
    </w:lvl>
    <w:lvl w:ilvl="7">
      <w:start w:val="1"/>
      <w:numFmt w:val="decimal"/>
      <w:lvlText w:val="%1.%2.%3.%4.%5.%6.%7.%8"/>
      <w:lvlJc w:val="left"/>
      <w:pPr>
        <w:ind w:left="1440" w:hanging="1440"/>
      </w:pPr>
      <w:rPr>
        <w:rFonts w:hint="default"/>
        <w:w w:val="99"/>
      </w:rPr>
    </w:lvl>
    <w:lvl w:ilvl="8">
      <w:start w:val="1"/>
      <w:numFmt w:val="decimal"/>
      <w:lvlText w:val="%1.%2.%3.%4.%5.%6.%7.%8.%9"/>
      <w:lvlJc w:val="left"/>
      <w:pPr>
        <w:ind w:left="1800" w:hanging="1800"/>
      </w:pPr>
      <w:rPr>
        <w:rFonts w:hint="default"/>
        <w:w w:val="99"/>
      </w:rPr>
    </w:lvl>
  </w:abstractNum>
  <w:abstractNum w:abstractNumId="12" w15:restartNumberingAfterBreak="0">
    <w:nsid w:val="241D198D"/>
    <w:multiLevelType w:val="hybridMultilevel"/>
    <w:tmpl w:val="FE105146"/>
    <w:lvl w:ilvl="0" w:tplc="7A9055FE">
      <w:start w:val="1"/>
      <w:numFmt w:val="bullet"/>
      <w:lvlText w:val="–"/>
      <w:lvlJc w:val="left"/>
      <w:pPr>
        <w:tabs>
          <w:tab w:val="num" w:pos="720"/>
        </w:tabs>
        <w:ind w:left="720" w:hanging="360"/>
      </w:pPr>
      <w:rPr>
        <w:rFonts w:ascii="Arial" w:hAnsi="Arial" w:hint="default"/>
      </w:rPr>
    </w:lvl>
    <w:lvl w:ilvl="1" w:tplc="701099F2">
      <w:start w:val="1"/>
      <w:numFmt w:val="bullet"/>
      <w:lvlText w:val="–"/>
      <w:lvlJc w:val="left"/>
      <w:pPr>
        <w:tabs>
          <w:tab w:val="num" w:pos="1440"/>
        </w:tabs>
        <w:ind w:left="1440" w:hanging="360"/>
      </w:pPr>
      <w:rPr>
        <w:rFonts w:ascii="Arial" w:hAnsi="Arial" w:hint="default"/>
      </w:rPr>
    </w:lvl>
    <w:lvl w:ilvl="2" w:tplc="57AAA030" w:tentative="1">
      <w:start w:val="1"/>
      <w:numFmt w:val="bullet"/>
      <w:lvlText w:val="–"/>
      <w:lvlJc w:val="left"/>
      <w:pPr>
        <w:tabs>
          <w:tab w:val="num" w:pos="2160"/>
        </w:tabs>
        <w:ind w:left="2160" w:hanging="360"/>
      </w:pPr>
      <w:rPr>
        <w:rFonts w:ascii="Arial" w:hAnsi="Arial" w:hint="default"/>
      </w:rPr>
    </w:lvl>
    <w:lvl w:ilvl="3" w:tplc="E0BE7B50" w:tentative="1">
      <w:start w:val="1"/>
      <w:numFmt w:val="bullet"/>
      <w:lvlText w:val="–"/>
      <w:lvlJc w:val="left"/>
      <w:pPr>
        <w:tabs>
          <w:tab w:val="num" w:pos="2880"/>
        </w:tabs>
        <w:ind w:left="2880" w:hanging="360"/>
      </w:pPr>
      <w:rPr>
        <w:rFonts w:ascii="Arial" w:hAnsi="Arial" w:hint="default"/>
      </w:rPr>
    </w:lvl>
    <w:lvl w:ilvl="4" w:tplc="2FFEB1E4" w:tentative="1">
      <w:start w:val="1"/>
      <w:numFmt w:val="bullet"/>
      <w:lvlText w:val="–"/>
      <w:lvlJc w:val="left"/>
      <w:pPr>
        <w:tabs>
          <w:tab w:val="num" w:pos="3600"/>
        </w:tabs>
        <w:ind w:left="3600" w:hanging="360"/>
      </w:pPr>
      <w:rPr>
        <w:rFonts w:ascii="Arial" w:hAnsi="Arial" w:hint="default"/>
      </w:rPr>
    </w:lvl>
    <w:lvl w:ilvl="5" w:tplc="0E4E2616" w:tentative="1">
      <w:start w:val="1"/>
      <w:numFmt w:val="bullet"/>
      <w:lvlText w:val="–"/>
      <w:lvlJc w:val="left"/>
      <w:pPr>
        <w:tabs>
          <w:tab w:val="num" w:pos="4320"/>
        </w:tabs>
        <w:ind w:left="4320" w:hanging="360"/>
      </w:pPr>
      <w:rPr>
        <w:rFonts w:ascii="Arial" w:hAnsi="Arial" w:hint="default"/>
      </w:rPr>
    </w:lvl>
    <w:lvl w:ilvl="6" w:tplc="7A1CF4B2" w:tentative="1">
      <w:start w:val="1"/>
      <w:numFmt w:val="bullet"/>
      <w:lvlText w:val="–"/>
      <w:lvlJc w:val="left"/>
      <w:pPr>
        <w:tabs>
          <w:tab w:val="num" w:pos="5040"/>
        </w:tabs>
        <w:ind w:left="5040" w:hanging="360"/>
      </w:pPr>
      <w:rPr>
        <w:rFonts w:ascii="Arial" w:hAnsi="Arial" w:hint="default"/>
      </w:rPr>
    </w:lvl>
    <w:lvl w:ilvl="7" w:tplc="F1D63B5A" w:tentative="1">
      <w:start w:val="1"/>
      <w:numFmt w:val="bullet"/>
      <w:lvlText w:val="–"/>
      <w:lvlJc w:val="left"/>
      <w:pPr>
        <w:tabs>
          <w:tab w:val="num" w:pos="5760"/>
        </w:tabs>
        <w:ind w:left="5760" w:hanging="360"/>
      </w:pPr>
      <w:rPr>
        <w:rFonts w:ascii="Arial" w:hAnsi="Arial" w:hint="default"/>
      </w:rPr>
    </w:lvl>
    <w:lvl w:ilvl="8" w:tplc="5E80E7A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144FEC"/>
    <w:multiLevelType w:val="hybridMultilevel"/>
    <w:tmpl w:val="800E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21835"/>
    <w:multiLevelType w:val="hybridMultilevel"/>
    <w:tmpl w:val="B16A9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17C8A"/>
    <w:multiLevelType w:val="hybridMultilevel"/>
    <w:tmpl w:val="7848D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A58AB"/>
    <w:multiLevelType w:val="hybridMultilevel"/>
    <w:tmpl w:val="E10C2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C97C88"/>
    <w:multiLevelType w:val="hybridMultilevel"/>
    <w:tmpl w:val="A18617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F540B8"/>
    <w:multiLevelType w:val="hybridMultilevel"/>
    <w:tmpl w:val="3770123E"/>
    <w:lvl w:ilvl="0" w:tplc="209EBD3E">
      <w:start w:val="1"/>
      <w:numFmt w:val="bullet"/>
      <w:lvlText w:val="•"/>
      <w:lvlJc w:val="left"/>
      <w:pPr>
        <w:tabs>
          <w:tab w:val="num" w:pos="720"/>
        </w:tabs>
        <w:ind w:left="720" w:hanging="360"/>
      </w:pPr>
      <w:rPr>
        <w:rFonts w:ascii="Arial" w:hAnsi="Arial" w:hint="default"/>
      </w:rPr>
    </w:lvl>
    <w:lvl w:ilvl="1" w:tplc="8A7088A0" w:tentative="1">
      <w:start w:val="1"/>
      <w:numFmt w:val="bullet"/>
      <w:lvlText w:val="•"/>
      <w:lvlJc w:val="left"/>
      <w:pPr>
        <w:tabs>
          <w:tab w:val="num" w:pos="1440"/>
        </w:tabs>
        <w:ind w:left="1440" w:hanging="360"/>
      </w:pPr>
      <w:rPr>
        <w:rFonts w:ascii="Arial" w:hAnsi="Arial" w:hint="default"/>
      </w:rPr>
    </w:lvl>
    <w:lvl w:ilvl="2" w:tplc="EDFEAA88" w:tentative="1">
      <w:start w:val="1"/>
      <w:numFmt w:val="bullet"/>
      <w:lvlText w:val="•"/>
      <w:lvlJc w:val="left"/>
      <w:pPr>
        <w:tabs>
          <w:tab w:val="num" w:pos="2160"/>
        </w:tabs>
        <w:ind w:left="2160" w:hanging="360"/>
      </w:pPr>
      <w:rPr>
        <w:rFonts w:ascii="Arial" w:hAnsi="Arial" w:hint="default"/>
      </w:rPr>
    </w:lvl>
    <w:lvl w:ilvl="3" w:tplc="ABA2E41E" w:tentative="1">
      <w:start w:val="1"/>
      <w:numFmt w:val="bullet"/>
      <w:lvlText w:val="•"/>
      <w:lvlJc w:val="left"/>
      <w:pPr>
        <w:tabs>
          <w:tab w:val="num" w:pos="2880"/>
        </w:tabs>
        <w:ind w:left="2880" w:hanging="360"/>
      </w:pPr>
      <w:rPr>
        <w:rFonts w:ascii="Arial" w:hAnsi="Arial" w:hint="default"/>
      </w:rPr>
    </w:lvl>
    <w:lvl w:ilvl="4" w:tplc="DB98E18E" w:tentative="1">
      <w:start w:val="1"/>
      <w:numFmt w:val="bullet"/>
      <w:lvlText w:val="•"/>
      <w:lvlJc w:val="left"/>
      <w:pPr>
        <w:tabs>
          <w:tab w:val="num" w:pos="3600"/>
        </w:tabs>
        <w:ind w:left="3600" w:hanging="360"/>
      </w:pPr>
      <w:rPr>
        <w:rFonts w:ascii="Arial" w:hAnsi="Arial" w:hint="default"/>
      </w:rPr>
    </w:lvl>
    <w:lvl w:ilvl="5" w:tplc="85581CB4" w:tentative="1">
      <w:start w:val="1"/>
      <w:numFmt w:val="bullet"/>
      <w:lvlText w:val="•"/>
      <w:lvlJc w:val="left"/>
      <w:pPr>
        <w:tabs>
          <w:tab w:val="num" w:pos="4320"/>
        </w:tabs>
        <w:ind w:left="4320" w:hanging="360"/>
      </w:pPr>
      <w:rPr>
        <w:rFonts w:ascii="Arial" w:hAnsi="Arial" w:hint="default"/>
      </w:rPr>
    </w:lvl>
    <w:lvl w:ilvl="6" w:tplc="6C08DFE6" w:tentative="1">
      <w:start w:val="1"/>
      <w:numFmt w:val="bullet"/>
      <w:lvlText w:val="•"/>
      <w:lvlJc w:val="left"/>
      <w:pPr>
        <w:tabs>
          <w:tab w:val="num" w:pos="5040"/>
        </w:tabs>
        <w:ind w:left="5040" w:hanging="360"/>
      </w:pPr>
      <w:rPr>
        <w:rFonts w:ascii="Arial" w:hAnsi="Arial" w:hint="default"/>
      </w:rPr>
    </w:lvl>
    <w:lvl w:ilvl="7" w:tplc="FBE87F18" w:tentative="1">
      <w:start w:val="1"/>
      <w:numFmt w:val="bullet"/>
      <w:lvlText w:val="•"/>
      <w:lvlJc w:val="left"/>
      <w:pPr>
        <w:tabs>
          <w:tab w:val="num" w:pos="5760"/>
        </w:tabs>
        <w:ind w:left="5760" w:hanging="360"/>
      </w:pPr>
      <w:rPr>
        <w:rFonts w:ascii="Arial" w:hAnsi="Arial" w:hint="default"/>
      </w:rPr>
    </w:lvl>
    <w:lvl w:ilvl="8" w:tplc="53765A6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206E8"/>
    <w:multiLevelType w:val="hybridMultilevel"/>
    <w:tmpl w:val="53F4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1F1FED"/>
    <w:multiLevelType w:val="hybridMultilevel"/>
    <w:tmpl w:val="F66C2C0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654724"/>
    <w:multiLevelType w:val="hybridMultilevel"/>
    <w:tmpl w:val="239C6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B2A5A"/>
    <w:multiLevelType w:val="hybridMultilevel"/>
    <w:tmpl w:val="C0726D84"/>
    <w:lvl w:ilvl="0" w:tplc="CCE62528">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15:restartNumberingAfterBreak="0">
    <w:nsid w:val="52C92C2A"/>
    <w:multiLevelType w:val="hybridMultilevel"/>
    <w:tmpl w:val="DF485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3F59FD"/>
    <w:multiLevelType w:val="hybridMultilevel"/>
    <w:tmpl w:val="63202536"/>
    <w:lvl w:ilvl="0" w:tplc="0409000B">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25" w15:restartNumberingAfterBreak="0">
    <w:nsid w:val="58101A1D"/>
    <w:multiLevelType w:val="hybridMultilevel"/>
    <w:tmpl w:val="00FAEE42"/>
    <w:lvl w:ilvl="0" w:tplc="D36C8D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707EAC"/>
    <w:multiLevelType w:val="hybridMultilevel"/>
    <w:tmpl w:val="DEAE3F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343CCA"/>
    <w:multiLevelType w:val="hybridMultilevel"/>
    <w:tmpl w:val="5BB21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62773"/>
    <w:multiLevelType w:val="hybridMultilevel"/>
    <w:tmpl w:val="342ABF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F770A9"/>
    <w:multiLevelType w:val="hybridMultilevel"/>
    <w:tmpl w:val="52482BB6"/>
    <w:lvl w:ilvl="0" w:tplc="F684AA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F74E2"/>
    <w:multiLevelType w:val="multilevel"/>
    <w:tmpl w:val="04090025"/>
    <w:lvl w:ilvl="0">
      <w:start w:val="1"/>
      <w:numFmt w:val="decimal"/>
      <w:pStyle w:val="Heading1"/>
      <w:lvlText w:val="%1"/>
      <w:lvlJc w:val="left"/>
      <w:pPr>
        <w:ind w:left="432" w:hanging="432"/>
      </w:pPr>
      <w:rPr>
        <w:rFonts w:hint="default"/>
        <w:w w:val="99"/>
      </w:r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w w:val="99"/>
      </w:rPr>
    </w:lvl>
    <w:lvl w:ilvl="3">
      <w:start w:val="1"/>
      <w:numFmt w:val="decimal"/>
      <w:pStyle w:val="Heading4"/>
      <w:lvlText w:val="%1.%2.%3.%4"/>
      <w:lvlJc w:val="left"/>
      <w:pPr>
        <w:ind w:left="864" w:hanging="864"/>
      </w:pPr>
      <w:rPr>
        <w:rFonts w:hint="default"/>
        <w:w w:val="99"/>
      </w:rPr>
    </w:lvl>
    <w:lvl w:ilvl="4">
      <w:start w:val="1"/>
      <w:numFmt w:val="decimal"/>
      <w:pStyle w:val="Heading5"/>
      <w:lvlText w:val="%1.%2.%3.%4.%5"/>
      <w:lvlJc w:val="left"/>
      <w:pPr>
        <w:ind w:left="1008" w:hanging="1008"/>
      </w:pPr>
      <w:rPr>
        <w:rFonts w:hint="default"/>
        <w:w w:val="99"/>
      </w:rPr>
    </w:lvl>
    <w:lvl w:ilvl="5">
      <w:start w:val="1"/>
      <w:numFmt w:val="decimal"/>
      <w:pStyle w:val="Heading6"/>
      <w:lvlText w:val="%1.%2.%3.%4.%5.%6"/>
      <w:lvlJc w:val="left"/>
      <w:pPr>
        <w:ind w:left="1152" w:hanging="1152"/>
      </w:pPr>
      <w:rPr>
        <w:rFonts w:hint="default"/>
        <w:w w:val="99"/>
      </w:rPr>
    </w:lvl>
    <w:lvl w:ilvl="6">
      <w:start w:val="1"/>
      <w:numFmt w:val="decimal"/>
      <w:pStyle w:val="Heading7"/>
      <w:lvlText w:val="%1.%2.%3.%4.%5.%6.%7"/>
      <w:lvlJc w:val="left"/>
      <w:pPr>
        <w:ind w:left="1296" w:hanging="1296"/>
      </w:pPr>
      <w:rPr>
        <w:rFonts w:hint="default"/>
        <w:w w:val="99"/>
      </w:rPr>
    </w:lvl>
    <w:lvl w:ilvl="7">
      <w:start w:val="1"/>
      <w:numFmt w:val="decimal"/>
      <w:pStyle w:val="Heading8"/>
      <w:lvlText w:val="%1.%2.%3.%4.%5.%6.%7.%8"/>
      <w:lvlJc w:val="left"/>
      <w:pPr>
        <w:ind w:left="1440" w:hanging="1440"/>
      </w:pPr>
      <w:rPr>
        <w:rFonts w:hint="default"/>
        <w:w w:val="99"/>
      </w:rPr>
    </w:lvl>
    <w:lvl w:ilvl="8">
      <w:start w:val="1"/>
      <w:numFmt w:val="decimal"/>
      <w:pStyle w:val="Heading9"/>
      <w:lvlText w:val="%1.%2.%3.%4.%5.%6.%7.%8.%9"/>
      <w:lvlJc w:val="left"/>
      <w:pPr>
        <w:ind w:left="1584" w:hanging="1584"/>
      </w:pPr>
      <w:rPr>
        <w:rFonts w:hint="default"/>
        <w:w w:val="99"/>
      </w:rPr>
    </w:lvl>
  </w:abstractNum>
  <w:abstractNum w:abstractNumId="31" w15:restartNumberingAfterBreak="0">
    <w:nsid w:val="69943342"/>
    <w:multiLevelType w:val="hybridMultilevel"/>
    <w:tmpl w:val="787E1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45463"/>
    <w:multiLevelType w:val="hybridMultilevel"/>
    <w:tmpl w:val="DC02C6F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C16912"/>
    <w:multiLevelType w:val="hybridMultilevel"/>
    <w:tmpl w:val="310290F0"/>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4" w15:restartNumberingAfterBreak="0">
    <w:nsid w:val="6F6F5693"/>
    <w:multiLevelType w:val="hybridMultilevel"/>
    <w:tmpl w:val="277C0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167C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74D29D8"/>
    <w:multiLevelType w:val="hybridMultilevel"/>
    <w:tmpl w:val="13F4B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C05F09"/>
    <w:multiLevelType w:val="hybridMultilevel"/>
    <w:tmpl w:val="49325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631A1B"/>
    <w:multiLevelType w:val="hybridMultilevel"/>
    <w:tmpl w:val="858CAE70"/>
    <w:lvl w:ilvl="0" w:tplc="8F82D2CA">
      <w:start w:val="1"/>
      <w:numFmt w:val="bullet"/>
      <w:lvlText w:val="•"/>
      <w:lvlJc w:val="left"/>
      <w:pPr>
        <w:tabs>
          <w:tab w:val="num" w:pos="720"/>
        </w:tabs>
        <w:ind w:left="720" w:hanging="360"/>
      </w:pPr>
      <w:rPr>
        <w:rFonts w:ascii="Arial" w:hAnsi="Arial" w:hint="default"/>
      </w:rPr>
    </w:lvl>
    <w:lvl w:ilvl="1" w:tplc="3D2AC17A" w:tentative="1">
      <w:start w:val="1"/>
      <w:numFmt w:val="bullet"/>
      <w:lvlText w:val="•"/>
      <w:lvlJc w:val="left"/>
      <w:pPr>
        <w:tabs>
          <w:tab w:val="num" w:pos="1440"/>
        </w:tabs>
        <w:ind w:left="1440" w:hanging="360"/>
      </w:pPr>
      <w:rPr>
        <w:rFonts w:ascii="Arial" w:hAnsi="Arial" w:hint="default"/>
      </w:rPr>
    </w:lvl>
    <w:lvl w:ilvl="2" w:tplc="13E8F8F4" w:tentative="1">
      <w:start w:val="1"/>
      <w:numFmt w:val="bullet"/>
      <w:lvlText w:val="•"/>
      <w:lvlJc w:val="left"/>
      <w:pPr>
        <w:tabs>
          <w:tab w:val="num" w:pos="2160"/>
        </w:tabs>
        <w:ind w:left="2160" w:hanging="360"/>
      </w:pPr>
      <w:rPr>
        <w:rFonts w:ascii="Arial" w:hAnsi="Arial" w:hint="default"/>
      </w:rPr>
    </w:lvl>
    <w:lvl w:ilvl="3" w:tplc="54549E76" w:tentative="1">
      <w:start w:val="1"/>
      <w:numFmt w:val="bullet"/>
      <w:lvlText w:val="•"/>
      <w:lvlJc w:val="left"/>
      <w:pPr>
        <w:tabs>
          <w:tab w:val="num" w:pos="2880"/>
        </w:tabs>
        <w:ind w:left="2880" w:hanging="360"/>
      </w:pPr>
      <w:rPr>
        <w:rFonts w:ascii="Arial" w:hAnsi="Arial" w:hint="default"/>
      </w:rPr>
    </w:lvl>
    <w:lvl w:ilvl="4" w:tplc="B6DCB500" w:tentative="1">
      <w:start w:val="1"/>
      <w:numFmt w:val="bullet"/>
      <w:lvlText w:val="•"/>
      <w:lvlJc w:val="left"/>
      <w:pPr>
        <w:tabs>
          <w:tab w:val="num" w:pos="3600"/>
        </w:tabs>
        <w:ind w:left="3600" w:hanging="360"/>
      </w:pPr>
      <w:rPr>
        <w:rFonts w:ascii="Arial" w:hAnsi="Arial" w:hint="default"/>
      </w:rPr>
    </w:lvl>
    <w:lvl w:ilvl="5" w:tplc="3AB0D964" w:tentative="1">
      <w:start w:val="1"/>
      <w:numFmt w:val="bullet"/>
      <w:lvlText w:val="•"/>
      <w:lvlJc w:val="left"/>
      <w:pPr>
        <w:tabs>
          <w:tab w:val="num" w:pos="4320"/>
        </w:tabs>
        <w:ind w:left="4320" w:hanging="360"/>
      </w:pPr>
      <w:rPr>
        <w:rFonts w:ascii="Arial" w:hAnsi="Arial" w:hint="default"/>
      </w:rPr>
    </w:lvl>
    <w:lvl w:ilvl="6" w:tplc="6A8E3ACC" w:tentative="1">
      <w:start w:val="1"/>
      <w:numFmt w:val="bullet"/>
      <w:lvlText w:val="•"/>
      <w:lvlJc w:val="left"/>
      <w:pPr>
        <w:tabs>
          <w:tab w:val="num" w:pos="5040"/>
        </w:tabs>
        <w:ind w:left="5040" w:hanging="360"/>
      </w:pPr>
      <w:rPr>
        <w:rFonts w:ascii="Arial" w:hAnsi="Arial" w:hint="default"/>
      </w:rPr>
    </w:lvl>
    <w:lvl w:ilvl="7" w:tplc="25664002" w:tentative="1">
      <w:start w:val="1"/>
      <w:numFmt w:val="bullet"/>
      <w:lvlText w:val="•"/>
      <w:lvlJc w:val="left"/>
      <w:pPr>
        <w:tabs>
          <w:tab w:val="num" w:pos="5760"/>
        </w:tabs>
        <w:ind w:left="5760" w:hanging="360"/>
      </w:pPr>
      <w:rPr>
        <w:rFonts w:ascii="Arial" w:hAnsi="Arial" w:hint="default"/>
      </w:rPr>
    </w:lvl>
    <w:lvl w:ilvl="8" w:tplc="E6501AA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AA60873"/>
    <w:multiLevelType w:val="hybridMultilevel"/>
    <w:tmpl w:val="85C68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02356"/>
    <w:multiLevelType w:val="hybridMultilevel"/>
    <w:tmpl w:val="1E8A1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5"/>
  </w:num>
  <w:num w:numId="3">
    <w:abstractNumId w:val="32"/>
  </w:num>
  <w:num w:numId="4">
    <w:abstractNumId w:val="20"/>
  </w:num>
  <w:num w:numId="5">
    <w:abstractNumId w:val="23"/>
  </w:num>
  <w:num w:numId="6">
    <w:abstractNumId w:val="38"/>
  </w:num>
  <w:num w:numId="7">
    <w:abstractNumId w:val="5"/>
  </w:num>
  <w:num w:numId="8">
    <w:abstractNumId w:val="14"/>
  </w:num>
  <w:num w:numId="9">
    <w:abstractNumId w:val="30"/>
  </w:num>
  <w:num w:numId="10">
    <w:abstractNumId w:val="11"/>
  </w:num>
  <w:num w:numId="11">
    <w:abstractNumId w:val="8"/>
  </w:num>
  <w:num w:numId="12">
    <w:abstractNumId w:val="24"/>
  </w:num>
  <w:num w:numId="13">
    <w:abstractNumId w:val="0"/>
  </w:num>
  <w:num w:numId="14">
    <w:abstractNumId w:val="36"/>
  </w:num>
  <w:num w:numId="15">
    <w:abstractNumId w:val="26"/>
  </w:num>
  <w:num w:numId="16">
    <w:abstractNumId w:val="7"/>
  </w:num>
  <w:num w:numId="17">
    <w:abstractNumId w:val="16"/>
  </w:num>
  <w:num w:numId="18">
    <w:abstractNumId w:val="17"/>
  </w:num>
  <w:num w:numId="19">
    <w:abstractNumId w:val="1"/>
  </w:num>
  <w:num w:numId="20">
    <w:abstractNumId w:val="18"/>
  </w:num>
  <w:num w:numId="21">
    <w:abstractNumId w:val="12"/>
  </w:num>
  <w:num w:numId="22">
    <w:abstractNumId w:val="30"/>
  </w:num>
  <w:num w:numId="23">
    <w:abstractNumId w:val="33"/>
  </w:num>
  <w:num w:numId="24">
    <w:abstractNumId w:val="35"/>
  </w:num>
  <w:num w:numId="25">
    <w:abstractNumId w:val="37"/>
  </w:num>
  <w:num w:numId="26">
    <w:abstractNumId w:val="28"/>
  </w:num>
  <w:num w:numId="27">
    <w:abstractNumId w:val="2"/>
  </w:num>
  <w:num w:numId="28">
    <w:abstractNumId w:val="22"/>
  </w:num>
  <w:num w:numId="29">
    <w:abstractNumId w:val="29"/>
  </w:num>
  <w:num w:numId="30">
    <w:abstractNumId w:val="4"/>
  </w:num>
  <w:num w:numId="31">
    <w:abstractNumId w:val="25"/>
  </w:num>
  <w:num w:numId="32">
    <w:abstractNumId w:val="9"/>
  </w:num>
  <w:num w:numId="33">
    <w:abstractNumId w:val="3"/>
  </w:num>
  <w:num w:numId="34">
    <w:abstractNumId w:val="6"/>
  </w:num>
  <w:num w:numId="35">
    <w:abstractNumId w:val="27"/>
  </w:num>
  <w:num w:numId="36">
    <w:abstractNumId w:val="40"/>
  </w:num>
  <w:num w:numId="37">
    <w:abstractNumId w:val="19"/>
  </w:num>
  <w:num w:numId="38">
    <w:abstractNumId w:val="21"/>
  </w:num>
  <w:num w:numId="39">
    <w:abstractNumId w:val="31"/>
  </w:num>
  <w:num w:numId="40">
    <w:abstractNumId w:val="39"/>
  </w:num>
  <w:num w:numId="41">
    <w:abstractNumId w:val="13"/>
  </w:num>
  <w:num w:numId="4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japakshage Jude Lakshitha Madusanka Herath">
    <w15:presenceInfo w15:providerId="AD" w15:userId="S::S15008693@ousl.lk::7a661abb-04ac-4b28-8e43-1dcc47aab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efaultTabStop w:val="720"/>
  <w:drawingGridHorizontalSpacing w:val="12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5FD"/>
    <w:rsid w:val="00005068"/>
    <w:rsid w:val="00025028"/>
    <w:rsid w:val="000255F9"/>
    <w:rsid w:val="0002579D"/>
    <w:rsid w:val="00044058"/>
    <w:rsid w:val="000440DA"/>
    <w:rsid w:val="00047185"/>
    <w:rsid w:val="000518A5"/>
    <w:rsid w:val="000577A4"/>
    <w:rsid w:val="000620B9"/>
    <w:rsid w:val="00062170"/>
    <w:rsid w:val="00072C9A"/>
    <w:rsid w:val="0007371A"/>
    <w:rsid w:val="00084525"/>
    <w:rsid w:val="000934FB"/>
    <w:rsid w:val="00096B99"/>
    <w:rsid w:val="000A50DA"/>
    <w:rsid w:val="000A56C5"/>
    <w:rsid w:val="000D2169"/>
    <w:rsid w:val="000D568E"/>
    <w:rsid w:val="000D6E61"/>
    <w:rsid w:val="000E36C8"/>
    <w:rsid w:val="000E5417"/>
    <w:rsid w:val="000F0C1E"/>
    <w:rsid w:val="000F0E77"/>
    <w:rsid w:val="000F48A5"/>
    <w:rsid w:val="000F7B02"/>
    <w:rsid w:val="001052CC"/>
    <w:rsid w:val="00112BD8"/>
    <w:rsid w:val="00117630"/>
    <w:rsid w:val="00117DA5"/>
    <w:rsid w:val="00137831"/>
    <w:rsid w:val="00137A9E"/>
    <w:rsid w:val="0014128C"/>
    <w:rsid w:val="00141AD6"/>
    <w:rsid w:val="001434C9"/>
    <w:rsid w:val="00146814"/>
    <w:rsid w:val="001503F4"/>
    <w:rsid w:val="001525AB"/>
    <w:rsid w:val="00152718"/>
    <w:rsid w:val="00160307"/>
    <w:rsid w:val="00164E2C"/>
    <w:rsid w:val="001677E2"/>
    <w:rsid w:val="00167FBF"/>
    <w:rsid w:val="00172A0E"/>
    <w:rsid w:val="00175028"/>
    <w:rsid w:val="00175A85"/>
    <w:rsid w:val="001811B5"/>
    <w:rsid w:val="00187827"/>
    <w:rsid w:val="001941F8"/>
    <w:rsid w:val="001A3923"/>
    <w:rsid w:val="001A7094"/>
    <w:rsid w:val="001B2A64"/>
    <w:rsid w:val="001B3237"/>
    <w:rsid w:val="001B434F"/>
    <w:rsid w:val="001B4894"/>
    <w:rsid w:val="001B7A96"/>
    <w:rsid w:val="001C3AF2"/>
    <w:rsid w:val="001D1231"/>
    <w:rsid w:val="001E0B85"/>
    <w:rsid w:val="001E3A65"/>
    <w:rsid w:val="001F1D69"/>
    <w:rsid w:val="001F427F"/>
    <w:rsid w:val="001F4790"/>
    <w:rsid w:val="002000BC"/>
    <w:rsid w:val="00206DA2"/>
    <w:rsid w:val="00220FB6"/>
    <w:rsid w:val="0022426F"/>
    <w:rsid w:val="002245E8"/>
    <w:rsid w:val="0022502A"/>
    <w:rsid w:val="00225A19"/>
    <w:rsid w:val="00245A88"/>
    <w:rsid w:val="002539CF"/>
    <w:rsid w:val="00257212"/>
    <w:rsid w:val="002610BE"/>
    <w:rsid w:val="00267E09"/>
    <w:rsid w:val="002758E3"/>
    <w:rsid w:val="00280C9C"/>
    <w:rsid w:val="002845B2"/>
    <w:rsid w:val="00285A68"/>
    <w:rsid w:val="0029143B"/>
    <w:rsid w:val="00293469"/>
    <w:rsid w:val="002A5915"/>
    <w:rsid w:val="002A5E19"/>
    <w:rsid w:val="002B100C"/>
    <w:rsid w:val="002B1315"/>
    <w:rsid w:val="002B4B02"/>
    <w:rsid w:val="002C0EAD"/>
    <w:rsid w:val="002C1B67"/>
    <w:rsid w:val="002C3E77"/>
    <w:rsid w:val="002C571A"/>
    <w:rsid w:val="002D439F"/>
    <w:rsid w:val="002D630E"/>
    <w:rsid w:val="002E0709"/>
    <w:rsid w:val="002F234B"/>
    <w:rsid w:val="002F443C"/>
    <w:rsid w:val="002F583D"/>
    <w:rsid w:val="002F7F50"/>
    <w:rsid w:val="00301E34"/>
    <w:rsid w:val="00303C25"/>
    <w:rsid w:val="00303D04"/>
    <w:rsid w:val="00305F7D"/>
    <w:rsid w:val="003065E2"/>
    <w:rsid w:val="00310C60"/>
    <w:rsid w:val="003123C0"/>
    <w:rsid w:val="00316034"/>
    <w:rsid w:val="003223D9"/>
    <w:rsid w:val="0032327A"/>
    <w:rsid w:val="00325A6A"/>
    <w:rsid w:val="00325A9C"/>
    <w:rsid w:val="00335319"/>
    <w:rsid w:val="00336955"/>
    <w:rsid w:val="003379F1"/>
    <w:rsid w:val="00340576"/>
    <w:rsid w:val="00340F4B"/>
    <w:rsid w:val="00341891"/>
    <w:rsid w:val="00343070"/>
    <w:rsid w:val="00344148"/>
    <w:rsid w:val="00346D92"/>
    <w:rsid w:val="00347A14"/>
    <w:rsid w:val="00353405"/>
    <w:rsid w:val="003666F3"/>
    <w:rsid w:val="00366A9A"/>
    <w:rsid w:val="00366BB8"/>
    <w:rsid w:val="00371C9F"/>
    <w:rsid w:val="00372979"/>
    <w:rsid w:val="00384C10"/>
    <w:rsid w:val="003865BF"/>
    <w:rsid w:val="00390509"/>
    <w:rsid w:val="003905A4"/>
    <w:rsid w:val="003936C9"/>
    <w:rsid w:val="00397AFB"/>
    <w:rsid w:val="003A194F"/>
    <w:rsid w:val="003A353A"/>
    <w:rsid w:val="003B288B"/>
    <w:rsid w:val="003B4E12"/>
    <w:rsid w:val="003C075A"/>
    <w:rsid w:val="003C07B9"/>
    <w:rsid w:val="003C2AA2"/>
    <w:rsid w:val="003C5C5E"/>
    <w:rsid w:val="003D14CC"/>
    <w:rsid w:val="003E125B"/>
    <w:rsid w:val="003E1FF4"/>
    <w:rsid w:val="003E4E41"/>
    <w:rsid w:val="003E68D0"/>
    <w:rsid w:val="003F2BC4"/>
    <w:rsid w:val="003F2CE9"/>
    <w:rsid w:val="003F7C93"/>
    <w:rsid w:val="004019E8"/>
    <w:rsid w:val="00403188"/>
    <w:rsid w:val="00405520"/>
    <w:rsid w:val="00413649"/>
    <w:rsid w:val="00414F58"/>
    <w:rsid w:val="00422CE2"/>
    <w:rsid w:val="00427465"/>
    <w:rsid w:val="00431657"/>
    <w:rsid w:val="00433212"/>
    <w:rsid w:val="00433B9D"/>
    <w:rsid w:val="004367AC"/>
    <w:rsid w:val="004443E7"/>
    <w:rsid w:val="00446E85"/>
    <w:rsid w:val="00447E72"/>
    <w:rsid w:val="00455DBF"/>
    <w:rsid w:val="00456F74"/>
    <w:rsid w:val="00457A67"/>
    <w:rsid w:val="00461BEE"/>
    <w:rsid w:val="0046343F"/>
    <w:rsid w:val="0047448B"/>
    <w:rsid w:val="0048229E"/>
    <w:rsid w:val="004825DB"/>
    <w:rsid w:val="00484552"/>
    <w:rsid w:val="004951CB"/>
    <w:rsid w:val="00497093"/>
    <w:rsid w:val="004976E7"/>
    <w:rsid w:val="004A22BE"/>
    <w:rsid w:val="004B0BC3"/>
    <w:rsid w:val="004B3D7D"/>
    <w:rsid w:val="004C00ED"/>
    <w:rsid w:val="004C5D3B"/>
    <w:rsid w:val="004D5EF3"/>
    <w:rsid w:val="004E0F11"/>
    <w:rsid w:val="004E1626"/>
    <w:rsid w:val="004F4267"/>
    <w:rsid w:val="004F73E5"/>
    <w:rsid w:val="00522E19"/>
    <w:rsid w:val="00523E5F"/>
    <w:rsid w:val="0053242F"/>
    <w:rsid w:val="0053288C"/>
    <w:rsid w:val="0054159D"/>
    <w:rsid w:val="00547537"/>
    <w:rsid w:val="00550248"/>
    <w:rsid w:val="00553FBB"/>
    <w:rsid w:val="005554F4"/>
    <w:rsid w:val="00574D32"/>
    <w:rsid w:val="00576C85"/>
    <w:rsid w:val="00584EFF"/>
    <w:rsid w:val="005866D0"/>
    <w:rsid w:val="00593D33"/>
    <w:rsid w:val="005A0D1B"/>
    <w:rsid w:val="005A321A"/>
    <w:rsid w:val="005A391E"/>
    <w:rsid w:val="005A452E"/>
    <w:rsid w:val="005A563C"/>
    <w:rsid w:val="005A6D4C"/>
    <w:rsid w:val="005B1E92"/>
    <w:rsid w:val="005B72EF"/>
    <w:rsid w:val="005C22B8"/>
    <w:rsid w:val="005C5EB0"/>
    <w:rsid w:val="005D0799"/>
    <w:rsid w:val="005D1C66"/>
    <w:rsid w:val="005D1CAF"/>
    <w:rsid w:val="005D22F4"/>
    <w:rsid w:val="005D2A35"/>
    <w:rsid w:val="005D605E"/>
    <w:rsid w:val="005E3BBB"/>
    <w:rsid w:val="005E7966"/>
    <w:rsid w:val="00606511"/>
    <w:rsid w:val="00607615"/>
    <w:rsid w:val="00613E9D"/>
    <w:rsid w:val="00614EBB"/>
    <w:rsid w:val="00631431"/>
    <w:rsid w:val="0063235F"/>
    <w:rsid w:val="00654BC3"/>
    <w:rsid w:val="00655473"/>
    <w:rsid w:val="0066197B"/>
    <w:rsid w:val="0066293B"/>
    <w:rsid w:val="00663CF0"/>
    <w:rsid w:val="006677B3"/>
    <w:rsid w:val="0067792B"/>
    <w:rsid w:val="0068276E"/>
    <w:rsid w:val="00683B05"/>
    <w:rsid w:val="00684991"/>
    <w:rsid w:val="00686A75"/>
    <w:rsid w:val="00693338"/>
    <w:rsid w:val="006957B1"/>
    <w:rsid w:val="00697779"/>
    <w:rsid w:val="006A2152"/>
    <w:rsid w:val="006A34F9"/>
    <w:rsid w:val="006A5D2F"/>
    <w:rsid w:val="006A6736"/>
    <w:rsid w:val="006A7358"/>
    <w:rsid w:val="006A77B5"/>
    <w:rsid w:val="006B10EC"/>
    <w:rsid w:val="006B2E08"/>
    <w:rsid w:val="006B39C4"/>
    <w:rsid w:val="006B69B4"/>
    <w:rsid w:val="006C6B4A"/>
    <w:rsid w:val="006D45AD"/>
    <w:rsid w:val="006D6DC4"/>
    <w:rsid w:val="006E5AD7"/>
    <w:rsid w:val="006F002A"/>
    <w:rsid w:val="006F1A43"/>
    <w:rsid w:val="006F4FBA"/>
    <w:rsid w:val="006F5DE1"/>
    <w:rsid w:val="00700D4B"/>
    <w:rsid w:val="00701961"/>
    <w:rsid w:val="00702FEA"/>
    <w:rsid w:val="0070388C"/>
    <w:rsid w:val="00703EB3"/>
    <w:rsid w:val="00706564"/>
    <w:rsid w:val="007065E8"/>
    <w:rsid w:val="007069B0"/>
    <w:rsid w:val="00740CB7"/>
    <w:rsid w:val="0075224B"/>
    <w:rsid w:val="0075309F"/>
    <w:rsid w:val="00754C4B"/>
    <w:rsid w:val="0075563A"/>
    <w:rsid w:val="0076614E"/>
    <w:rsid w:val="0078743F"/>
    <w:rsid w:val="0079037B"/>
    <w:rsid w:val="00792515"/>
    <w:rsid w:val="007930B7"/>
    <w:rsid w:val="007A0117"/>
    <w:rsid w:val="007A0A21"/>
    <w:rsid w:val="007A3F9A"/>
    <w:rsid w:val="007A7E8A"/>
    <w:rsid w:val="007B63F0"/>
    <w:rsid w:val="007C5133"/>
    <w:rsid w:val="007C6403"/>
    <w:rsid w:val="007C6676"/>
    <w:rsid w:val="007D3AB7"/>
    <w:rsid w:val="007D4905"/>
    <w:rsid w:val="007E11D6"/>
    <w:rsid w:val="007E1BF2"/>
    <w:rsid w:val="007E6DE1"/>
    <w:rsid w:val="007F1930"/>
    <w:rsid w:val="007F5307"/>
    <w:rsid w:val="007F6C60"/>
    <w:rsid w:val="00807DDF"/>
    <w:rsid w:val="0081162A"/>
    <w:rsid w:val="008164B2"/>
    <w:rsid w:val="00825616"/>
    <w:rsid w:val="008346EC"/>
    <w:rsid w:val="00836AD2"/>
    <w:rsid w:val="008419FA"/>
    <w:rsid w:val="00842F21"/>
    <w:rsid w:val="008453C0"/>
    <w:rsid w:val="00850E70"/>
    <w:rsid w:val="00852A5D"/>
    <w:rsid w:val="008534D9"/>
    <w:rsid w:val="00857234"/>
    <w:rsid w:val="00857981"/>
    <w:rsid w:val="0086592B"/>
    <w:rsid w:val="0086598C"/>
    <w:rsid w:val="00870A1C"/>
    <w:rsid w:val="00870C6E"/>
    <w:rsid w:val="00873A41"/>
    <w:rsid w:val="00875E11"/>
    <w:rsid w:val="0087729D"/>
    <w:rsid w:val="00883F4A"/>
    <w:rsid w:val="008A19DF"/>
    <w:rsid w:val="008A27B1"/>
    <w:rsid w:val="008A780C"/>
    <w:rsid w:val="008B136D"/>
    <w:rsid w:val="008B4CED"/>
    <w:rsid w:val="008B5998"/>
    <w:rsid w:val="008C18FE"/>
    <w:rsid w:val="008C1BE2"/>
    <w:rsid w:val="008C1E26"/>
    <w:rsid w:val="008D5619"/>
    <w:rsid w:val="008E3920"/>
    <w:rsid w:val="008E4E41"/>
    <w:rsid w:val="008E761B"/>
    <w:rsid w:val="009002F4"/>
    <w:rsid w:val="0090043F"/>
    <w:rsid w:val="00904F60"/>
    <w:rsid w:val="0091195B"/>
    <w:rsid w:val="00912B21"/>
    <w:rsid w:val="00912B6F"/>
    <w:rsid w:val="0091576E"/>
    <w:rsid w:val="00927713"/>
    <w:rsid w:val="0093476B"/>
    <w:rsid w:val="00944ADC"/>
    <w:rsid w:val="009530F7"/>
    <w:rsid w:val="00955E7D"/>
    <w:rsid w:val="009575A7"/>
    <w:rsid w:val="0096060E"/>
    <w:rsid w:val="0097709B"/>
    <w:rsid w:val="00981A4D"/>
    <w:rsid w:val="0098363C"/>
    <w:rsid w:val="009870DC"/>
    <w:rsid w:val="009948C9"/>
    <w:rsid w:val="0099507B"/>
    <w:rsid w:val="00995EA3"/>
    <w:rsid w:val="009A134D"/>
    <w:rsid w:val="009A27D8"/>
    <w:rsid w:val="009A4415"/>
    <w:rsid w:val="009B5911"/>
    <w:rsid w:val="009B5A0C"/>
    <w:rsid w:val="009B7645"/>
    <w:rsid w:val="009C3287"/>
    <w:rsid w:val="009C42F7"/>
    <w:rsid w:val="009C7D60"/>
    <w:rsid w:val="009D0603"/>
    <w:rsid w:val="009D0F64"/>
    <w:rsid w:val="009D31CF"/>
    <w:rsid w:val="009D6759"/>
    <w:rsid w:val="009D693E"/>
    <w:rsid w:val="009E6744"/>
    <w:rsid w:val="009F018B"/>
    <w:rsid w:val="009F0BDC"/>
    <w:rsid w:val="009F3D15"/>
    <w:rsid w:val="009F521C"/>
    <w:rsid w:val="00A056FD"/>
    <w:rsid w:val="00A1113A"/>
    <w:rsid w:val="00A12276"/>
    <w:rsid w:val="00A12706"/>
    <w:rsid w:val="00A17AF0"/>
    <w:rsid w:val="00A24334"/>
    <w:rsid w:val="00A32173"/>
    <w:rsid w:val="00A374FA"/>
    <w:rsid w:val="00A378A5"/>
    <w:rsid w:val="00A47975"/>
    <w:rsid w:val="00A5276E"/>
    <w:rsid w:val="00A549F8"/>
    <w:rsid w:val="00A61129"/>
    <w:rsid w:val="00A61A6A"/>
    <w:rsid w:val="00A64BC3"/>
    <w:rsid w:val="00A742C3"/>
    <w:rsid w:val="00A7616C"/>
    <w:rsid w:val="00A900BD"/>
    <w:rsid w:val="00A91180"/>
    <w:rsid w:val="00A9232D"/>
    <w:rsid w:val="00A93270"/>
    <w:rsid w:val="00A9550C"/>
    <w:rsid w:val="00A97F56"/>
    <w:rsid w:val="00AA4416"/>
    <w:rsid w:val="00AA67A8"/>
    <w:rsid w:val="00AB1D25"/>
    <w:rsid w:val="00AC0024"/>
    <w:rsid w:val="00AC7C03"/>
    <w:rsid w:val="00AD1AF2"/>
    <w:rsid w:val="00AD4BF5"/>
    <w:rsid w:val="00AD6BA1"/>
    <w:rsid w:val="00AE7046"/>
    <w:rsid w:val="00AF6A40"/>
    <w:rsid w:val="00B1083D"/>
    <w:rsid w:val="00B1350D"/>
    <w:rsid w:val="00B15FA1"/>
    <w:rsid w:val="00B24CAB"/>
    <w:rsid w:val="00B256A6"/>
    <w:rsid w:val="00B25A4C"/>
    <w:rsid w:val="00B415E8"/>
    <w:rsid w:val="00B42B50"/>
    <w:rsid w:val="00B509DD"/>
    <w:rsid w:val="00B51682"/>
    <w:rsid w:val="00B518D9"/>
    <w:rsid w:val="00B53737"/>
    <w:rsid w:val="00B54391"/>
    <w:rsid w:val="00B56A95"/>
    <w:rsid w:val="00B63DF0"/>
    <w:rsid w:val="00B647EA"/>
    <w:rsid w:val="00B64861"/>
    <w:rsid w:val="00B714B8"/>
    <w:rsid w:val="00B7245F"/>
    <w:rsid w:val="00B75AC0"/>
    <w:rsid w:val="00B778FC"/>
    <w:rsid w:val="00B875D4"/>
    <w:rsid w:val="00B8791F"/>
    <w:rsid w:val="00B87C09"/>
    <w:rsid w:val="00B908D5"/>
    <w:rsid w:val="00BA0042"/>
    <w:rsid w:val="00BA18FA"/>
    <w:rsid w:val="00BA287C"/>
    <w:rsid w:val="00BB047E"/>
    <w:rsid w:val="00BB7333"/>
    <w:rsid w:val="00BC1205"/>
    <w:rsid w:val="00BC2421"/>
    <w:rsid w:val="00BC61AD"/>
    <w:rsid w:val="00BC7923"/>
    <w:rsid w:val="00BD27AA"/>
    <w:rsid w:val="00BE0F42"/>
    <w:rsid w:val="00BE2E56"/>
    <w:rsid w:val="00BE3227"/>
    <w:rsid w:val="00BF2B2C"/>
    <w:rsid w:val="00C02271"/>
    <w:rsid w:val="00C056C1"/>
    <w:rsid w:val="00C06765"/>
    <w:rsid w:val="00C10C69"/>
    <w:rsid w:val="00C11798"/>
    <w:rsid w:val="00C1707E"/>
    <w:rsid w:val="00C24E35"/>
    <w:rsid w:val="00C3513C"/>
    <w:rsid w:val="00C414FA"/>
    <w:rsid w:val="00C431CB"/>
    <w:rsid w:val="00C4410C"/>
    <w:rsid w:val="00C50099"/>
    <w:rsid w:val="00C551D2"/>
    <w:rsid w:val="00C62D23"/>
    <w:rsid w:val="00C6394C"/>
    <w:rsid w:val="00C64F31"/>
    <w:rsid w:val="00C65125"/>
    <w:rsid w:val="00C75E0C"/>
    <w:rsid w:val="00C81DFB"/>
    <w:rsid w:val="00C8410F"/>
    <w:rsid w:val="00C9003A"/>
    <w:rsid w:val="00C90069"/>
    <w:rsid w:val="00CA3889"/>
    <w:rsid w:val="00CA5C71"/>
    <w:rsid w:val="00CA6CBC"/>
    <w:rsid w:val="00CC1AEF"/>
    <w:rsid w:val="00CD2C5B"/>
    <w:rsid w:val="00CD2EE4"/>
    <w:rsid w:val="00CD3420"/>
    <w:rsid w:val="00CD49EC"/>
    <w:rsid w:val="00CD5174"/>
    <w:rsid w:val="00CD5F9C"/>
    <w:rsid w:val="00CD78AC"/>
    <w:rsid w:val="00CE1282"/>
    <w:rsid w:val="00CE1386"/>
    <w:rsid w:val="00CE44C9"/>
    <w:rsid w:val="00CE6E91"/>
    <w:rsid w:val="00CF0521"/>
    <w:rsid w:val="00CF1B3C"/>
    <w:rsid w:val="00CF2AC4"/>
    <w:rsid w:val="00CF2F48"/>
    <w:rsid w:val="00CF58AE"/>
    <w:rsid w:val="00CF5EBA"/>
    <w:rsid w:val="00CF6915"/>
    <w:rsid w:val="00CF7F08"/>
    <w:rsid w:val="00D005A5"/>
    <w:rsid w:val="00D011C1"/>
    <w:rsid w:val="00D031F7"/>
    <w:rsid w:val="00D04E3A"/>
    <w:rsid w:val="00D06BBF"/>
    <w:rsid w:val="00D11597"/>
    <w:rsid w:val="00D123D0"/>
    <w:rsid w:val="00D1262D"/>
    <w:rsid w:val="00D12F48"/>
    <w:rsid w:val="00D1552B"/>
    <w:rsid w:val="00D20DDB"/>
    <w:rsid w:val="00D226FA"/>
    <w:rsid w:val="00D2626F"/>
    <w:rsid w:val="00D3237E"/>
    <w:rsid w:val="00D3303C"/>
    <w:rsid w:val="00D625F8"/>
    <w:rsid w:val="00D65375"/>
    <w:rsid w:val="00D70336"/>
    <w:rsid w:val="00D773B1"/>
    <w:rsid w:val="00D80212"/>
    <w:rsid w:val="00D844FE"/>
    <w:rsid w:val="00D865E0"/>
    <w:rsid w:val="00D8735B"/>
    <w:rsid w:val="00D93401"/>
    <w:rsid w:val="00D955FD"/>
    <w:rsid w:val="00D97625"/>
    <w:rsid w:val="00DA05D1"/>
    <w:rsid w:val="00DA671D"/>
    <w:rsid w:val="00DB075E"/>
    <w:rsid w:val="00DB0D5D"/>
    <w:rsid w:val="00DB4A70"/>
    <w:rsid w:val="00DB5891"/>
    <w:rsid w:val="00DB62B0"/>
    <w:rsid w:val="00DC3CBB"/>
    <w:rsid w:val="00DD0143"/>
    <w:rsid w:val="00DD228C"/>
    <w:rsid w:val="00DD4300"/>
    <w:rsid w:val="00DD62C5"/>
    <w:rsid w:val="00DE3162"/>
    <w:rsid w:val="00DE54F8"/>
    <w:rsid w:val="00DF22ED"/>
    <w:rsid w:val="00DF2BA0"/>
    <w:rsid w:val="00E01FA2"/>
    <w:rsid w:val="00E02F01"/>
    <w:rsid w:val="00E03E2B"/>
    <w:rsid w:val="00E1077F"/>
    <w:rsid w:val="00E10DB7"/>
    <w:rsid w:val="00E20BE8"/>
    <w:rsid w:val="00E21B92"/>
    <w:rsid w:val="00E3012B"/>
    <w:rsid w:val="00E30AA3"/>
    <w:rsid w:val="00E329FD"/>
    <w:rsid w:val="00E33E0C"/>
    <w:rsid w:val="00E4655A"/>
    <w:rsid w:val="00E46A1F"/>
    <w:rsid w:val="00E479D6"/>
    <w:rsid w:val="00E50604"/>
    <w:rsid w:val="00E508BE"/>
    <w:rsid w:val="00E625E4"/>
    <w:rsid w:val="00E63B96"/>
    <w:rsid w:val="00E64B99"/>
    <w:rsid w:val="00E675BF"/>
    <w:rsid w:val="00E67FC2"/>
    <w:rsid w:val="00E7089A"/>
    <w:rsid w:val="00E714F6"/>
    <w:rsid w:val="00E723CA"/>
    <w:rsid w:val="00E7410E"/>
    <w:rsid w:val="00E7460A"/>
    <w:rsid w:val="00E763C6"/>
    <w:rsid w:val="00E84834"/>
    <w:rsid w:val="00E85653"/>
    <w:rsid w:val="00E93B70"/>
    <w:rsid w:val="00E950D2"/>
    <w:rsid w:val="00E97D8B"/>
    <w:rsid w:val="00EA2B52"/>
    <w:rsid w:val="00EA68AD"/>
    <w:rsid w:val="00EA6D35"/>
    <w:rsid w:val="00EA7262"/>
    <w:rsid w:val="00EB0747"/>
    <w:rsid w:val="00EB1C3B"/>
    <w:rsid w:val="00EB45E5"/>
    <w:rsid w:val="00EC6147"/>
    <w:rsid w:val="00EC72D0"/>
    <w:rsid w:val="00ED14D2"/>
    <w:rsid w:val="00ED6EA6"/>
    <w:rsid w:val="00ED7DF6"/>
    <w:rsid w:val="00EE07E6"/>
    <w:rsid w:val="00EE32DB"/>
    <w:rsid w:val="00EE4EFE"/>
    <w:rsid w:val="00EF1353"/>
    <w:rsid w:val="00EF1CFA"/>
    <w:rsid w:val="00EF43E8"/>
    <w:rsid w:val="00EF7438"/>
    <w:rsid w:val="00F023A5"/>
    <w:rsid w:val="00F02970"/>
    <w:rsid w:val="00F055B0"/>
    <w:rsid w:val="00F06FD0"/>
    <w:rsid w:val="00F16162"/>
    <w:rsid w:val="00F16E09"/>
    <w:rsid w:val="00F22963"/>
    <w:rsid w:val="00F23092"/>
    <w:rsid w:val="00F23E5C"/>
    <w:rsid w:val="00F31C77"/>
    <w:rsid w:val="00F35BBC"/>
    <w:rsid w:val="00F35C7E"/>
    <w:rsid w:val="00F36357"/>
    <w:rsid w:val="00F46A73"/>
    <w:rsid w:val="00F50203"/>
    <w:rsid w:val="00F50B72"/>
    <w:rsid w:val="00F54271"/>
    <w:rsid w:val="00F55D2F"/>
    <w:rsid w:val="00F7252D"/>
    <w:rsid w:val="00F72DC9"/>
    <w:rsid w:val="00F73285"/>
    <w:rsid w:val="00F75D75"/>
    <w:rsid w:val="00F7765E"/>
    <w:rsid w:val="00F77D97"/>
    <w:rsid w:val="00F80BF1"/>
    <w:rsid w:val="00F90BA3"/>
    <w:rsid w:val="00F95CA8"/>
    <w:rsid w:val="00FA3C68"/>
    <w:rsid w:val="00FA6B52"/>
    <w:rsid w:val="00FB383B"/>
    <w:rsid w:val="00FB3FEF"/>
    <w:rsid w:val="00FB4D66"/>
    <w:rsid w:val="00FB5EDE"/>
    <w:rsid w:val="00FC29C3"/>
    <w:rsid w:val="00FC4E9A"/>
    <w:rsid w:val="00FC706B"/>
    <w:rsid w:val="00FD653A"/>
    <w:rsid w:val="00FE5FD5"/>
    <w:rsid w:val="00FF38B8"/>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E235FD"/>
  <w15:docId w15:val="{A0C2879F-0D05-4B30-9822-1633E47EC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Iskoola Pota"/>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82"/>
    <w:pPr>
      <w:spacing w:after="200" w:line="360" w:lineRule="auto"/>
      <w:jc w:val="both"/>
    </w:pPr>
    <w:rPr>
      <w:rFonts w:ascii="Times New Roman" w:hAnsi="Times New Roman"/>
      <w:sz w:val="24"/>
      <w:szCs w:val="22"/>
      <w:lang w:bidi="si-LK"/>
    </w:rPr>
  </w:style>
  <w:style w:type="paragraph" w:styleId="Heading1">
    <w:name w:val="heading 1"/>
    <w:basedOn w:val="Title"/>
    <w:next w:val="Title"/>
    <w:link w:val="Heading1Char"/>
    <w:uiPriority w:val="9"/>
    <w:qFormat/>
    <w:rsid w:val="008A780C"/>
    <w:pPr>
      <w:keepNext/>
      <w:numPr>
        <w:numId w:val="9"/>
      </w:numPr>
      <w:pBdr>
        <w:bottom w:val="none" w:sz="0" w:space="0" w:color="auto"/>
      </w:pBdr>
      <w:spacing w:before="240" w:after="120" w:line="360" w:lineRule="auto"/>
      <w:contextualSpacing w:val="0"/>
      <w:jc w:val="left"/>
      <w:outlineLvl w:val="0"/>
    </w:pPr>
    <w:rPr>
      <w:rFonts w:ascii="Times New Roman" w:eastAsia="Times New Roman" w:hAnsi="Times New Roman" w:cs="Times New Roman"/>
      <w:b/>
      <w:color w:val="auto"/>
      <w:spacing w:val="0"/>
      <w:kern w:val="32"/>
      <w:sz w:val="32"/>
      <w:szCs w:val="32"/>
      <w:lang w:bidi="ar-SA"/>
    </w:rPr>
  </w:style>
  <w:style w:type="paragraph" w:styleId="Heading2">
    <w:name w:val="heading 2"/>
    <w:basedOn w:val="Heading1"/>
    <w:link w:val="Heading2Char"/>
    <w:uiPriority w:val="9"/>
    <w:unhideWhenUsed/>
    <w:qFormat/>
    <w:rsid w:val="00A056FD"/>
    <w:pPr>
      <w:keepLines/>
      <w:numPr>
        <w:ilvl w:val="1"/>
      </w:numPr>
      <w:spacing w:before="120" w:after="0"/>
      <w:outlineLvl w:val="1"/>
    </w:pPr>
    <w:rPr>
      <w:rFonts w:eastAsiaTheme="majorEastAsia"/>
      <w:b w:val="0"/>
      <w:bCs/>
      <w:szCs w:val="26"/>
    </w:rPr>
  </w:style>
  <w:style w:type="paragraph" w:styleId="Heading3">
    <w:name w:val="heading 3"/>
    <w:basedOn w:val="Normal"/>
    <w:next w:val="Normal"/>
    <w:link w:val="Heading3Char"/>
    <w:uiPriority w:val="9"/>
    <w:unhideWhenUsed/>
    <w:qFormat/>
    <w:rsid w:val="004C00ED"/>
    <w:pPr>
      <w:keepNext/>
      <w:keepLines/>
      <w:numPr>
        <w:ilvl w:val="2"/>
        <w:numId w:val="9"/>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341891"/>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41891"/>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41891"/>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41891"/>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1891"/>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1891"/>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80C"/>
    <w:rPr>
      <w:rFonts w:ascii="Times New Roman" w:hAnsi="Times New Roman" w:cs="Times New Roman"/>
      <w:b/>
      <w:kern w:val="32"/>
      <w:sz w:val="32"/>
      <w:szCs w:val="32"/>
    </w:rPr>
  </w:style>
  <w:style w:type="paragraph" w:styleId="ListParagraph">
    <w:name w:val="List Paragraph"/>
    <w:basedOn w:val="Normal"/>
    <w:uiPriority w:val="34"/>
    <w:qFormat/>
    <w:rsid w:val="008E761B"/>
    <w:pPr>
      <w:ind w:left="720"/>
      <w:contextualSpacing/>
      <w:jc w:val="center"/>
    </w:pPr>
    <w:rPr>
      <w:rFonts w:eastAsiaTheme="minorHAnsi" w:cstheme="minorBidi"/>
      <w:lang w:bidi="ar-SA"/>
    </w:rPr>
  </w:style>
  <w:style w:type="paragraph" w:styleId="Title">
    <w:name w:val="Title"/>
    <w:basedOn w:val="Normal"/>
    <w:next w:val="Normal"/>
    <w:link w:val="TitleChar"/>
    <w:uiPriority w:val="10"/>
    <w:qFormat/>
    <w:rsid w:val="004274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7465"/>
    <w:rPr>
      <w:rFonts w:asciiTheme="majorHAnsi" w:eastAsiaTheme="majorEastAsia" w:hAnsiTheme="majorHAnsi" w:cstheme="majorBidi"/>
      <w:color w:val="17365D" w:themeColor="text2" w:themeShade="BF"/>
      <w:spacing w:val="5"/>
      <w:kern w:val="28"/>
      <w:sz w:val="52"/>
      <w:szCs w:val="52"/>
      <w:lang w:bidi="si-LK"/>
    </w:rPr>
  </w:style>
  <w:style w:type="character" w:customStyle="1" w:styleId="Heading2Char">
    <w:name w:val="Heading 2 Char"/>
    <w:basedOn w:val="DefaultParagraphFont"/>
    <w:link w:val="Heading2"/>
    <w:uiPriority w:val="9"/>
    <w:rsid w:val="00A056FD"/>
    <w:rPr>
      <w:rFonts w:ascii="Times New Roman" w:eastAsiaTheme="majorEastAsia" w:hAnsi="Times New Roman" w:cs="Times New Roman"/>
      <w:bCs/>
      <w:kern w:val="32"/>
      <w:sz w:val="32"/>
      <w:szCs w:val="26"/>
    </w:rPr>
  </w:style>
  <w:style w:type="paragraph" w:styleId="NoSpacing">
    <w:name w:val="No Spacing"/>
    <w:uiPriority w:val="1"/>
    <w:qFormat/>
    <w:rsid w:val="00427465"/>
    <w:rPr>
      <w:rFonts w:eastAsia="Calibri" w:cs="Times New Roman"/>
      <w:sz w:val="22"/>
      <w:szCs w:val="22"/>
    </w:rPr>
  </w:style>
  <w:style w:type="table" w:styleId="TableGrid">
    <w:name w:val="Table Grid"/>
    <w:basedOn w:val="TableNormal"/>
    <w:uiPriority w:val="59"/>
    <w:rsid w:val="00427465"/>
    <w:rPr>
      <w:rFonts w:asciiTheme="minorHAnsi" w:eastAsiaTheme="minorHAnsi" w:hAnsiTheme="minorHAnsi" w:cstheme="minorBidi"/>
      <w:sz w:val="22"/>
      <w:szCs w:val="22"/>
      <w:lang w:bidi="si-LK"/>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27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65"/>
    <w:rPr>
      <w:rFonts w:ascii="Tahoma" w:hAnsi="Tahoma" w:cs="Tahoma"/>
      <w:sz w:val="16"/>
      <w:szCs w:val="16"/>
      <w:lang w:bidi="si-LK"/>
    </w:rPr>
  </w:style>
  <w:style w:type="character" w:styleId="Hyperlink">
    <w:name w:val="Hyperlink"/>
    <w:basedOn w:val="DefaultParagraphFont"/>
    <w:uiPriority w:val="99"/>
    <w:unhideWhenUsed/>
    <w:rsid w:val="00702FEA"/>
    <w:rPr>
      <w:color w:val="0000FF" w:themeColor="hyperlink"/>
      <w:u w:val="single"/>
    </w:rPr>
  </w:style>
  <w:style w:type="paragraph" w:styleId="Header">
    <w:name w:val="header"/>
    <w:basedOn w:val="Normal"/>
    <w:link w:val="HeaderChar"/>
    <w:uiPriority w:val="99"/>
    <w:unhideWhenUsed/>
    <w:rsid w:val="0070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FEA"/>
    <w:rPr>
      <w:sz w:val="22"/>
      <w:szCs w:val="22"/>
      <w:lang w:bidi="si-LK"/>
    </w:rPr>
  </w:style>
  <w:style w:type="paragraph" w:styleId="Footer">
    <w:name w:val="footer"/>
    <w:basedOn w:val="Normal"/>
    <w:link w:val="FooterChar"/>
    <w:uiPriority w:val="99"/>
    <w:unhideWhenUsed/>
    <w:rsid w:val="0070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FEA"/>
    <w:rPr>
      <w:sz w:val="22"/>
      <w:szCs w:val="22"/>
      <w:lang w:bidi="si-LK"/>
    </w:rPr>
  </w:style>
  <w:style w:type="paragraph" w:customStyle="1" w:styleId="style9">
    <w:name w:val="style9"/>
    <w:basedOn w:val="Normal"/>
    <w:rsid w:val="00EA2B52"/>
    <w:pPr>
      <w:spacing w:before="100" w:beforeAutospacing="1" w:after="100" w:afterAutospacing="1" w:line="240" w:lineRule="auto"/>
    </w:pPr>
    <w:rPr>
      <w:rFonts w:ascii="Verdana" w:hAnsi="Verdana" w:cs="Times New Roman"/>
      <w:sz w:val="18"/>
      <w:szCs w:val="18"/>
      <w:lang w:bidi="ar-SA"/>
    </w:rPr>
  </w:style>
  <w:style w:type="character" w:customStyle="1" w:styleId="font1">
    <w:name w:val="font1"/>
    <w:rsid w:val="00EA2B52"/>
    <w:rPr>
      <w:rFonts w:ascii="Verdana" w:hAnsi="Verdana" w:hint="default"/>
      <w:sz w:val="16"/>
      <w:szCs w:val="16"/>
    </w:rPr>
  </w:style>
  <w:style w:type="character" w:customStyle="1" w:styleId="apple-converted-space">
    <w:name w:val="apple-converted-space"/>
    <w:basedOn w:val="DefaultParagraphFont"/>
    <w:rsid w:val="005C5EB0"/>
  </w:style>
  <w:style w:type="paragraph" w:styleId="NormalWeb">
    <w:name w:val="Normal (Web)"/>
    <w:basedOn w:val="Normal"/>
    <w:uiPriority w:val="99"/>
    <w:semiHidden/>
    <w:unhideWhenUsed/>
    <w:rsid w:val="00B908D5"/>
    <w:pPr>
      <w:spacing w:before="100" w:beforeAutospacing="1" w:after="100" w:afterAutospacing="1" w:line="240" w:lineRule="auto"/>
    </w:pPr>
    <w:rPr>
      <w:rFonts w:cs="Times New Roman"/>
      <w:szCs w:val="24"/>
      <w:lang w:bidi="ar-SA"/>
    </w:rPr>
  </w:style>
  <w:style w:type="character" w:customStyle="1" w:styleId="Heading3Char">
    <w:name w:val="Heading 3 Char"/>
    <w:basedOn w:val="DefaultParagraphFont"/>
    <w:link w:val="Heading3"/>
    <w:uiPriority w:val="9"/>
    <w:rsid w:val="004C00ED"/>
    <w:rPr>
      <w:rFonts w:asciiTheme="majorHAnsi" w:eastAsiaTheme="majorEastAsia" w:hAnsiTheme="majorHAnsi" w:cstheme="majorBidi"/>
      <w:b/>
      <w:bCs/>
      <w:sz w:val="24"/>
      <w:szCs w:val="22"/>
      <w:lang w:bidi="si-LK"/>
    </w:rPr>
  </w:style>
  <w:style w:type="character" w:styleId="Strong">
    <w:name w:val="Strong"/>
    <w:basedOn w:val="DefaultParagraphFont"/>
    <w:uiPriority w:val="22"/>
    <w:qFormat/>
    <w:rsid w:val="00353405"/>
  </w:style>
  <w:style w:type="paragraph" w:styleId="Caption">
    <w:name w:val="caption"/>
    <w:basedOn w:val="Normal"/>
    <w:next w:val="Normal"/>
    <w:uiPriority w:val="35"/>
    <w:unhideWhenUsed/>
    <w:qFormat/>
    <w:rsid w:val="007C6676"/>
    <w:pPr>
      <w:spacing w:line="240" w:lineRule="auto"/>
    </w:pPr>
    <w:rPr>
      <w:b/>
      <w:bCs/>
      <w:color w:val="4F81BD" w:themeColor="accent1"/>
      <w:sz w:val="18"/>
      <w:szCs w:val="18"/>
    </w:rPr>
  </w:style>
  <w:style w:type="paragraph" w:styleId="TOC2">
    <w:name w:val="toc 2"/>
    <w:basedOn w:val="Normal"/>
    <w:next w:val="Normal"/>
    <w:autoRedefine/>
    <w:uiPriority w:val="39"/>
    <w:unhideWhenUsed/>
    <w:rsid w:val="00E329FD"/>
    <w:pPr>
      <w:spacing w:after="100"/>
      <w:ind w:left="220"/>
    </w:pPr>
  </w:style>
  <w:style w:type="paragraph" w:styleId="TOC1">
    <w:name w:val="toc 1"/>
    <w:basedOn w:val="Normal"/>
    <w:next w:val="Normal"/>
    <w:autoRedefine/>
    <w:uiPriority w:val="39"/>
    <w:unhideWhenUsed/>
    <w:rsid w:val="00B51682"/>
    <w:pPr>
      <w:tabs>
        <w:tab w:val="right" w:leader="dot" w:pos="8810"/>
      </w:tabs>
      <w:spacing w:after="100"/>
      <w:jc w:val="left"/>
    </w:pPr>
  </w:style>
  <w:style w:type="paragraph" w:styleId="TOC3">
    <w:name w:val="toc 3"/>
    <w:basedOn w:val="Normal"/>
    <w:next w:val="Normal"/>
    <w:autoRedefine/>
    <w:uiPriority w:val="39"/>
    <w:unhideWhenUsed/>
    <w:rsid w:val="00E329FD"/>
    <w:pPr>
      <w:spacing w:after="100"/>
      <w:ind w:left="440"/>
    </w:pPr>
  </w:style>
  <w:style w:type="paragraph" w:customStyle="1" w:styleId="chapter">
    <w:name w:val="chapter"/>
    <w:basedOn w:val="Normal"/>
    <w:link w:val="chapterChar"/>
    <w:qFormat/>
    <w:rsid w:val="00631431"/>
    <w:pPr>
      <w:pageBreakBefore/>
      <w:widowControl w:val="0"/>
      <w:autoSpaceDE w:val="0"/>
      <w:autoSpaceDN w:val="0"/>
      <w:adjustRightInd w:val="0"/>
      <w:spacing w:before="63" w:after="0" w:line="240" w:lineRule="auto"/>
      <w:ind w:right="3456"/>
    </w:pPr>
    <w:rPr>
      <w:rFonts w:cs="Times New Roman"/>
      <w:b/>
      <w:bCs/>
      <w:w w:val="99"/>
      <w:szCs w:val="24"/>
    </w:rPr>
  </w:style>
  <w:style w:type="paragraph" w:styleId="TOCHeading">
    <w:name w:val="TOC Heading"/>
    <w:basedOn w:val="Heading1"/>
    <w:next w:val="Normal"/>
    <w:uiPriority w:val="39"/>
    <w:unhideWhenUsed/>
    <w:qFormat/>
    <w:rsid w:val="00B51682"/>
    <w:pPr>
      <w:keepLines/>
      <w:spacing w:before="480" w:after="0"/>
      <w:outlineLvl w:val="9"/>
    </w:pPr>
    <w:rPr>
      <w:rFonts w:asciiTheme="majorHAnsi" w:eastAsiaTheme="majorEastAsia" w:hAnsiTheme="majorHAnsi" w:cstheme="majorBidi"/>
      <w:bCs/>
      <w:color w:val="365F91" w:themeColor="accent1" w:themeShade="BF"/>
      <w:kern w:val="0"/>
      <w:sz w:val="28"/>
      <w:szCs w:val="28"/>
    </w:rPr>
  </w:style>
  <w:style w:type="character" w:customStyle="1" w:styleId="chapterChar">
    <w:name w:val="chapter Char"/>
    <w:basedOn w:val="DefaultParagraphFont"/>
    <w:link w:val="chapter"/>
    <w:rsid w:val="00631431"/>
    <w:rPr>
      <w:rFonts w:ascii="Times New Roman" w:hAnsi="Times New Roman" w:cs="Times New Roman"/>
      <w:b/>
      <w:bCs/>
      <w:w w:val="99"/>
      <w:sz w:val="24"/>
      <w:szCs w:val="24"/>
      <w:lang w:bidi="si-LK"/>
    </w:rPr>
  </w:style>
  <w:style w:type="paragraph" w:customStyle="1" w:styleId="normaltab">
    <w:name w:val="normal tab"/>
    <w:basedOn w:val="Normal"/>
    <w:link w:val="normaltabChar"/>
    <w:qFormat/>
    <w:rsid w:val="00B51682"/>
    <w:pPr>
      <w:ind w:left="720"/>
    </w:pPr>
  </w:style>
  <w:style w:type="character" w:customStyle="1" w:styleId="Heading4Char">
    <w:name w:val="Heading 4 Char"/>
    <w:basedOn w:val="DefaultParagraphFont"/>
    <w:link w:val="Heading4"/>
    <w:uiPriority w:val="9"/>
    <w:rsid w:val="00341891"/>
    <w:rPr>
      <w:rFonts w:asciiTheme="majorHAnsi" w:eastAsiaTheme="majorEastAsia" w:hAnsiTheme="majorHAnsi" w:cstheme="majorBidi"/>
      <w:b/>
      <w:bCs/>
      <w:i/>
      <w:iCs/>
      <w:color w:val="4F81BD" w:themeColor="accent1"/>
      <w:sz w:val="24"/>
      <w:szCs w:val="22"/>
      <w:lang w:bidi="si-LK"/>
    </w:rPr>
  </w:style>
  <w:style w:type="character" w:customStyle="1" w:styleId="normaltabChar">
    <w:name w:val="normal tab Char"/>
    <w:basedOn w:val="DefaultParagraphFont"/>
    <w:link w:val="normaltab"/>
    <w:rsid w:val="00B51682"/>
    <w:rPr>
      <w:rFonts w:ascii="Times New Roman" w:hAnsi="Times New Roman"/>
      <w:sz w:val="24"/>
      <w:szCs w:val="22"/>
      <w:lang w:bidi="si-LK"/>
    </w:rPr>
  </w:style>
  <w:style w:type="character" w:customStyle="1" w:styleId="Heading5Char">
    <w:name w:val="Heading 5 Char"/>
    <w:basedOn w:val="DefaultParagraphFont"/>
    <w:link w:val="Heading5"/>
    <w:uiPriority w:val="9"/>
    <w:semiHidden/>
    <w:rsid w:val="00341891"/>
    <w:rPr>
      <w:rFonts w:asciiTheme="majorHAnsi" w:eastAsiaTheme="majorEastAsia" w:hAnsiTheme="majorHAnsi" w:cstheme="majorBidi"/>
      <w:color w:val="243F60" w:themeColor="accent1" w:themeShade="7F"/>
      <w:sz w:val="24"/>
      <w:szCs w:val="22"/>
      <w:lang w:bidi="si-LK"/>
    </w:rPr>
  </w:style>
  <w:style w:type="character" w:customStyle="1" w:styleId="Heading6Char">
    <w:name w:val="Heading 6 Char"/>
    <w:basedOn w:val="DefaultParagraphFont"/>
    <w:link w:val="Heading6"/>
    <w:uiPriority w:val="9"/>
    <w:semiHidden/>
    <w:rsid w:val="00341891"/>
    <w:rPr>
      <w:rFonts w:asciiTheme="majorHAnsi" w:eastAsiaTheme="majorEastAsia" w:hAnsiTheme="majorHAnsi" w:cstheme="majorBidi"/>
      <w:i/>
      <w:iCs/>
      <w:color w:val="243F60" w:themeColor="accent1" w:themeShade="7F"/>
      <w:sz w:val="24"/>
      <w:szCs w:val="22"/>
      <w:lang w:bidi="si-LK"/>
    </w:rPr>
  </w:style>
  <w:style w:type="character" w:customStyle="1" w:styleId="Heading7Char">
    <w:name w:val="Heading 7 Char"/>
    <w:basedOn w:val="DefaultParagraphFont"/>
    <w:link w:val="Heading7"/>
    <w:uiPriority w:val="9"/>
    <w:semiHidden/>
    <w:rsid w:val="00341891"/>
    <w:rPr>
      <w:rFonts w:asciiTheme="majorHAnsi" w:eastAsiaTheme="majorEastAsia" w:hAnsiTheme="majorHAnsi" w:cstheme="majorBidi"/>
      <w:i/>
      <w:iCs/>
      <w:color w:val="404040" w:themeColor="text1" w:themeTint="BF"/>
      <w:sz w:val="24"/>
      <w:szCs w:val="22"/>
      <w:lang w:bidi="si-LK"/>
    </w:rPr>
  </w:style>
  <w:style w:type="character" w:customStyle="1" w:styleId="Heading8Char">
    <w:name w:val="Heading 8 Char"/>
    <w:basedOn w:val="DefaultParagraphFont"/>
    <w:link w:val="Heading8"/>
    <w:uiPriority w:val="9"/>
    <w:semiHidden/>
    <w:rsid w:val="00341891"/>
    <w:rPr>
      <w:rFonts w:asciiTheme="majorHAnsi" w:eastAsiaTheme="majorEastAsia" w:hAnsiTheme="majorHAnsi" w:cstheme="majorBidi"/>
      <w:color w:val="404040" w:themeColor="text1" w:themeTint="BF"/>
      <w:lang w:bidi="si-LK"/>
    </w:rPr>
  </w:style>
  <w:style w:type="character" w:customStyle="1" w:styleId="Heading9Char">
    <w:name w:val="Heading 9 Char"/>
    <w:basedOn w:val="DefaultParagraphFont"/>
    <w:link w:val="Heading9"/>
    <w:uiPriority w:val="9"/>
    <w:semiHidden/>
    <w:rsid w:val="00341891"/>
    <w:rPr>
      <w:rFonts w:asciiTheme="majorHAnsi" w:eastAsiaTheme="majorEastAsia" w:hAnsiTheme="majorHAnsi" w:cstheme="majorBidi"/>
      <w:i/>
      <w:iCs/>
      <w:color w:val="404040" w:themeColor="text1" w:themeTint="BF"/>
      <w:lang w:bidi="si-LK"/>
    </w:rPr>
  </w:style>
  <w:style w:type="paragraph" w:styleId="Quote">
    <w:name w:val="Quote"/>
    <w:aliases w:val="Figure"/>
    <w:basedOn w:val="Normal"/>
    <w:next w:val="Normal"/>
    <w:link w:val="QuoteChar"/>
    <w:uiPriority w:val="29"/>
    <w:qFormat/>
    <w:rsid w:val="00F50B72"/>
    <w:pPr>
      <w:jc w:val="center"/>
    </w:pPr>
    <w:rPr>
      <w:iCs/>
      <w:color w:val="000000" w:themeColor="text1"/>
    </w:rPr>
  </w:style>
  <w:style w:type="character" w:customStyle="1" w:styleId="QuoteChar">
    <w:name w:val="Quote Char"/>
    <w:aliases w:val="Figure Char"/>
    <w:basedOn w:val="DefaultParagraphFont"/>
    <w:link w:val="Quote"/>
    <w:uiPriority w:val="29"/>
    <w:rsid w:val="00F50B72"/>
    <w:rPr>
      <w:rFonts w:ascii="Times New Roman" w:hAnsi="Times New Roman"/>
      <w:iCs/>
      <w:color w:val="000000" w:themeColor="text1"/>
      <w:sz w:val="24"/>
      <w:szCs w:val="22"/>
      <w:lang w:bidi="si-LK"/>
    </w:rPr>
  </w:style>
  <w:style w:type="character" w:styleId="BookTitle">
    <w:name w:val="Book Title"/>
    <w:aliases w:val="Apendix"/>
    <w:basedOn w:val="DefaultParagraphFont"/>
    <w:uiPriority w:val="33"/>
    <w:qFormat/>
    <w:rsid w:val="00A1113A"/>
    <w:rPr>
      <w:b/>
      <w:bCs/>
      <w:smallCaps/>
      <w:spacing w:val="5"/>
    </w:rPr>
  </w:style>
  <w:style w:type="paragraph" w:styleId="TableofFigures">
    <w:name w:val="table of figures"/>
    <w:basedOn w:val="Normal"/>
    <w:next w:val="Normal"/>
    <w:uiPriority w:val="99"/>
    <w:unhideWhenUsed/>
    <w:rsid w:val="00353405"/>
    <w:pPr>
      <w:spacing w:after="0"/>
    </w:pPr>
  </w:style>
  <w:style w:type="character" w:customStyle="1" w:styleId="UnresolvedMention1">
    <w:name w:val="Unresolved Mention1"/>
    <w:basedOn w:val="DefaultParagraphFont"/>
    <w:uiPriority w:val="99"/>
    <w:semiHidden/>
    <w:unhideWhenUsed/>
    <w:rsid w:val="006F4FBA"/>
    <w:rPr>
      <w:color w:val="605E5C"/>
      <w:shd w:val="clear" w:color="auto" w:fill="E1DFDD"/>
    </w:rPr>
  </w:style>
  <w:style w:type="paragraph" w:styleId="HTMLPreformatted">
    <w:name w:val="HTML Preformatted"/>
    <w:basedOn w:val="Normal"/>
    <w:link w:val="HTMLPreformattedChar"/>
    <w:uiPriority w:val="99"/>
    <w:unhideWhenUsed/>
    <w:rsid w:val="00FC2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C29C3"/>
    <w:rPr>
      <w:rFonts w:ascii="Courier New" w:hAnsi="Courier New" w:cs="Courier New"/>
      <w:lang w:bidi="si-LK"/>
    </w:rPr>
  </w:style>
  <w:style w:type="character" w:styleId="CommentReference">
    <w:name w:val="annotation reference"/>
    <w:basedOn w:val="DefaultParagraphFont"/>
    <w:uiPriority w:val="99"/>
    <w:semiHidden/>
    <w:unhideWhenUsed/>
    <w:rsid w:val="003936C9"/>
    <w:rPr>
      <w:sz w:val="16"/>
      <w:szCs w:val="16"/>
    </w:rPr>
  </w:style>
  <w:style w:type="paragraph" w:styleId="CommentText">
    <w:name w:val="annotation text"/>
    <w:basedOn w:val="Normal"/>
    <w:link w:val="CommentTextChar"/>
    <w:uiPriority w:val="99"/>
    <w:semiHidden/>
    <w:unhideWhenUsed/>
    <w:rsid w:val="003936C9"/>
    <w:pPr>
      <w:spacing w:line="240" w:lineRule="auto"/>
    </w:pPr>
    <w:rPr>
      <w:sz w:val="20"/>
      <w:szCs w:val="20"/>
    </w:rPr>
  </w:style>
  <w:style w:type="character" w:customStyle="1" w:styleId="CommentTextChar">
    <w:name w:val="Comment Text Char"/>
    <w:basedOn w:val="DefaultParagraphFont"/>
    <w:link w:val="CommentText"/>
    <w:uiPriority w:val="99"/>
    <w:semiHidden/>
    <w:rsid w:val="003936C9"/>
    <w:rPr>
      <w:rFonts w:ascii="Times New Roman" w:hAnsi="Times New Roman"/>
      <w:lang w:bidi="si-LK"/>
    </w:rPr>
  </w:style>
  <w:style w:type="paragraph" w:styleId="CommentSubject">
    <w:name w:val="annotation subject"/>
    <w:basedOn w:val="CommentText"/>
    <w:next w:val="CommentText"/>
    <w:link w:val="CommentSubjectChar"/>
    <w:uiPriority w:val="99"/>
    <w:semiHidden/>
    <w:unhideWhenUsed/>
    <w:rsid w:val="003936C9"/>
    <w:rPr>
      <w:b/>
      <w:bCs/>
    </w:rPr>
  </w:style>
  <w:style w:type="character" w:customStyle="1" w:styleId="CommentSubjectChar">
    <w:name w:val="Comment Subject Char"/>
    <w:basedOn w:val="CommentTextChar"/>
    <w:link w:val="CommentSubject"/>
    <w:uiPriority w:val="99"/>
    <w:semiHidden/>
    <w:rsid w:val="003936C9"/>
    <w:rPr>
      <w:rFonts w:ascii="Times New Roman" w:hAnsi="Times New Roman"/>
      <w:b/>
      <w:bCs/>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56502">
      <w:bodyDiv w:val="1"/>
      <w:marLeft w:val="0"/>
      <w:marRight w:val="0"/>
      <w:marTop w:val="0"/>
      <w:marBottom w:val="0"/>
      <w:divBdr>
        <w:top w:val="none" w:sz="0" w:space="0" w:color="auto"/>
        <w:left w:val="none" w:sz="0" w:space="0" w:color="auto"/>
        <w:bottom w:val="none" w:sz="0" w:space="0" w:color="auto"/>
        <w:right w:val="none" w:sz="0" w:space="0" w:color="auto"/>
      </w:divBdr>
    </w:div>
    <w:div w:id="229586224">
      <w:bodyDiv w:val="1"/>
      <w:marLeft w:val="0"/>
      <w:marRight w:val="0"/>
      <w:marTop w:val="0"/>
      <w:marBottom w:val="0"/>
      <w:divBdr>
        <w:top w:val="none" w:sz="0" w:space="0" w:color="auto"/>
        <w:left w:val="none" w:sz="0" w:space="0" w:color="auto"/>
        <w:bottom w:val="none" w:sz="0" w:space="0" w:color="auto"/>
        <w:right w:val="none" w:sz="0" w:space="0" w:color="auto"/>
      </w:divBdr>
    </w:div>
    <w:div w:id="243688661">
      <w:bodyDiv w:val="1"/>
      <w:marLeft w:val="0"/>
      <w:marRight w:val="0"/>
      <w:marTop w:val="0"/>
      <w:marBottom w:val="0"/>
      <w:divBdr>
        <w:top w:val="none" w:sz="0" w:space="0" w:color="auto"/>
        <w:left w:val="none" w:sz="0" w:space="0" w:color="auto"/>
        <w:bottom w:val="none" w:sz="0" w:space="0" w:color="auto"/>
        <w:right w:val="none" w:sz="0" w:space="0" w:color="auto"/>
      </w:divBdr>
    </w:div>
    <w:div w:id="401566762">
      <w:bodyDiv w:val="1"/>
      <w:marLeft w:val="0"/>
      <w:marRight w:val="0"/>
      <w:marTop w:val="0"/>
      <w:marBottom w:val="0"/>
      <w:divBdr>
        <w:top w:val="none" w:sz="0" w:space="0" w:color="auto"/>
        <w:left w:val="none" w:sz="0" w:space="0" w:color="auto"/>
        <w:bottom w:val="none" w:sz="0" w:space="0" w:color="auto"/>
        <w:right w:val="none" w:sz="0" w:space="0" w:color="auto"/>
      </w:divBdr>
    </w:div>
    <w:div w:id="558398806">
      <w:bodyDiv w:val="1"/>
      <w:marLeft w:val="0"/>
      <w:marRight w:val="0"/>
      <w:marTop w:val="0"/>
      <w:marBottom w:val="0"/>
      <w:divBdr>
        <w:top w:val="none" w:sz="0" w:space="0" w:color="auto"/>
        <w:left w:val="none" w:sz="0" w:space="0" w:color="auto"/>
        <w:bottom w:val="none" w:sz="0" w:space="0" w:color="auto"/>
        <w:right w:val="none" w:sz="0" w:space="0" w:color="auto"/>
      </w:divBdr>
      <w:divsChild>
        <w:div w:id="1161192040">
          <w:marLeft w:val="1166"/>
          <w:marRight w:val="0"/>
          <w:marTop w:val="115"/>
          <w:marBottom w:val="0"/>
          <w:divBdr>
            <w:top w:val="none" w:sz="0" w:space="0" w:color="auto"/>
            <w:left w:val="none" w:sz="0" w:space="0" w:color="auto"/>
            <w:bottom w:val="none" w:sz="0" w:space="0" w:color="auto"/>
            <w:right w:val="none" w:sz="0" w:space="0" w:color="auto"/>
          </w:divBdr>
        </w:div>
        <w:div w:id="1721587371">
          <w:marLeft w:val="1166"/>
          <w:marRight w:val="0"/>
          <w:marTop w:val="115"/>
          <w:marBottom w:val="0"/>
          <w:divBdr>
            <w:top w:val="none" w:sz="0" w:space="0" w:color="auto"/>
            <w:left w:val="none" w:sz="0" w:space="0" w:color="auto"/>
            <w:bottom w:val="none" w:sz="0" w:space="0" w:color="auto"/>
            <w:right w:val="none" w:sz="0" w:space="0" w:color="auto"/>
          </w:divBdr>
        </w:div>
        <w:div w:id="1854806339">
          <w:marLeft w:val="1166"/>
          <w:marRight w:val="0"/>
          <w:marTop w:val="115"/>
          <w:marBottom w:val="0"/>
          <w:divBdr>
            <w:top w:val="none" w:sz="0" w:space="0" w:color="auto"/>
            <w:left w:val="none" w:sz="0" w:space="0" w:color="auto"/>
            <w:bottom w:val="none" w:sz="0" w:space="0" w:color="auto"/>
            <w:right w:val="none" w:sz="0" w:space="0" w:color="auto"/>
          </w:divBdr>
        </w:div>
        <w:div w:id="873810997">
          <w:marLeft w:val="1166"/>
          <w:marRight w:val="0"/>
          <w:marTop w:val="115"/>
          <w:marBottom w:val="0"/>
          <w:divBdr>
            <w:top w:val="none" w:sz="0" w:space="0" w:color="auto"/>
            <w:left w:val="none" w:sz="0" w:space="0" w:color="auto"/>
            <w:bottom w:val="none" w:sz="0" w:space="0" w:color="auto"/>
            <w:right w:val="none" w:sz="0" w:space="0" w:color="auto"/>
          </w:divBdr>
        </w:div>
      </w:divsChild>
    </w:div>
    <w:div w:id="954294018">
      <w:bodyDiv w:val="1"/>
      <w:marLeft w:val="0"/>
      <w:marRight w:val="0"/>
      <w:marTop w:val="0"/>
      <w:marBottom w:val="0"/>
      <w:divBdr>
        <w:top w:val="none" w:sz="0" w:space="0" w:color="auto"/>
        <w:left w:val="none" w:sz="0" w:space="0" w:color="auto"/>
        <w:bottom w:val="none" w:sz="0" w:space="0" w:color="auto"/>
        <w:right w:val="none" w:sz="0" w:space="0" w:color="auto"/>
      </w:divBdr>
      <w:divsChild>
        <w:div w:id="1468694210">
          <w:marLeft w:val="547"/>
          <w:marRight w:val="0"/>
          <w:marTop w:val="67"/>
          <w:marBottom w:val="0"/>
          <w:divBdr>
            <w:top w:val="none" w:sz="0" w:space="0" w:color="auto"/>
            <w:left w:val="none" w:sz="0" w:space="0" w:color="auto"/>
            <w:bottom w:val="none" w:sz="0" w:space="0" w:color="auto"/>
            <w:right w:val="none" w:sz="0" w:space="0" w:color="auto"/>
          </w:divBdr>
        </w:div>
        <w:div w:id="267204876">
          <w:marLeft w:val="547"/>
          <w:marRight w:val="0"/>
          <w:marTop w:val="67"/>
          <w:marBottom w:val="0"/>
          <w:divBdr>
            <w:top w:val="none" w:sz="0" w:space="0" w:color="auto"/>
            <w:left w:val="none" w:sz="0" w:space="0" w:color="auto"/>
            <w:bottom w:val="none" w:sz="0" w:space="0" w:color="auto"/>
            <w:right w:val="none" w:sz="0" w:space="0" w:color="auto"/>
          </w:divBdr>
        </w:div>
        <w:div w:id="236676338">
          <w:marLeft w:val="547"/>
          <w:marRight w:val="0"/>
          <w:marTop w:val="67"/>
          <w:marBottom w:val="0"/>
          <w:divBdr>
            <w:top w:val="none" w:sz="0" w:space="0" w:color="auto"/>
            <w:left w:val="none" w:sz="0" w:space="0" w:color="auto"/>
            <w:bottom w:val="none" w:sz="0" w:space="0" w:color="auto"/>
            <w:right w:val="none" w:sz="0" w:space="0" w:color="auto"/>
          </w:divBdr>
        </w:div>
        <w:div w:id="1034694563">
          <w:marLeft w:val="547"/>
          <w:marRight w:val="0"/>
          <w:marTop w:val="67"/>
          <w:marBottom w:val="0"/>
          <w:divBdr>
            <w:top w:val="none" w:sz="0" w:space="0" w:color="auto"/>
            <w:left w:val="none" w:sz="0" w:space="0" w:color="auto"/>
            <w:bottom w:val="none" w:sz="0" w:space="0" w:color="auto"/>
            <w:right w:val="none" w:sz="0" w:space="0" w:color="auto"/>
          </w:divBdr>
        </w:div>
        <w:div w:id="209998608">
          <w:marLeft w:val="547"/>
          <w:marRight w:val="0"/>
          <w:marTop w:val="67"/>
          <w:marBottom w:val="0"/>
          <w:divBdr>
            <w:top w:val="none" w:sz="0" w:space="0" w:color="auto"/>
            <w:left w:val="none" w:sz="0" w:space="0" w:color="auto"/>
            <w:bottom w:val="none" w:sz="0" w:space="0" w:color="auto"/>
            <w:right w:val="none" w:sz="0" w:space="0" w:color="auto"/>
          </w:divBdr>
        </w:div>
      </w:divsChild>
    </w:div>
    <w:div w:id="975718591">
      <w:bodyDiv w:val="1"/>
      <w:marLeft w:val="0"/>
      <w:marRight w:val="0"/>
      <w:marTop w:val="0"/>
      <w:marBottom w:val="0"/>
      <w:divBdr>
        <w:top w:val="none" w:sz="0" w:space="0" w:color="auto"/>
        <w:left w:val="none" w:sz="0" w:space="0" w:color="auto"/>
        <w:bottom w:val="none" w:sz="0" w:space="0" w:color="auto"/>
        <w:right w:val="none" w:sz="0" w:space="0" w:color="auto"/>
      </w:divBdr>
    </w:div>
    <w:div w:id="1150056833">
      <w:bodyDiv w:val="1"/>
      <w:marLeft w:val="0"/>
      <w:marRight w:val="0"/>
      <w:marTop w:val="0"/>
      <w:marBottom w:val="0"/>
      <w:divBdr>
        <w:top w:val="none" w:sz="0" w:space="0" w:color="auto"/>
        <w:left w:val="none" w:sz="0" w:space="0" w:color="auto"/>
        <w:bottom w:val="none" w:sz="0" w:space="0" w:color="auto"/>
        <w:right w:val="none" w:sz="0" w:space="0" w:color="auto"/>
      </w:divBdr>
    </w:div>
    <w:div w:id="1349793497">
      <w:bodyDiv w:val="1"/>
      <w:marLeft w:val="0"/>
      <w:marRight w:val="0"/>
      <w:marTop w:val="0"/>
      <w:marBottom w:val="0"/>
      <w:divBdr>
        <w:top w:val="none" w:sz="0" w:space="0" w:color="auto"/>
        <w:left w:val="none" w:sz="0" w:space="0" w:color="auto"/>
        <w:bottom w:val="none" w:sz="0" w:space="0" w:color="auto"/>
        <w:right w:val="none" w:sz="0" w:space="0" w:color="auto"/>
      </w:divBdr>
      <w:divsChild>
        <w:div w:id="860356729">
          <w:marLeft w:val="547"/>
          <w:marRight w:val="0"/>
          <w:marTop w:val="134"/>
          <w:marBottom w:val="0"/>
          <w:divBdr>
            <w:top w:val="none" w:sz="0" w:space="0" w:color="auto"/>
            <w:left w:val="none" w:sz="0" w:space="0" w:color="auto"/>
            <w:bottom w:val="none" w:sz="0" w:space="0" w:color="auto"/>
            <w:right w:val="none" w:sz="0" w:space="0" w:color="auto"/>
          </w:divBdr>
        </w:div>
        <w:div w:id="998844536">
          <w:marLeft w:val="547"/>
          <w:marRight w:val="0"/>
          <w:marTop w:val="134"/>
          <w:marBottom w:val="0"/>
          <w:divBdr>
            <w:top w:val="none" w:sz="0" w:space="0" w:color="auto"/>
            <w:left w:val="none" w:sz="0" w:space="0" w:color="auto"/>
            <w:bottom w:val="none" w:sz="0" w:space="0" w:color="auto"/>
            <w:right w:val="none" w:sz="0" w:space="0" w:color="auto"/>
          </w:divBdr>
        </w:div>
        <w:div w:id="381638600">
          <w:marLeft w:val="547"/>
          <w:marRight w:val="0"/>
          <w:marTop w:val="134"/>
          <w:marBottom w:val="0"/>
          <w:divBdr>
            <w:top w:val="none" w:sz="0" w:space="0" w:color="auto"/>
            <w:left w:val="none" w:sz="0" w:space="0" w:color="auto"/>
            <w:bottom w:val="none" w:sz="0" w:space="0" w:color="auto"/>
            <w:right w:val="none" w:sz="0" w:space="0" w:color="auto"/>
          </w:divBdr>
        </w:div>
        <w:div w:id="970327865">
          <w:marLeft w:val="547"/>
          <w:marRight w:val="0"/>
          <w:marTop w:val="134"/>
          <w:marBottom w:val="0"/>
          <w:divBdr>
            <w:top w:val="none" w:sz="0" w:space="0" w:color="auto"/>
            <w:left w:val="none" w:sz="0" w:space="0" w:color="auto"/>
            <w:bottom w:val="none" w:sz="0" w:space="0" w:color="auto"/>
            <w:right w:val="none" w:sz="0" w:space="0" w:color="auto"/>
          </w:divBdr>
        </w:div>
        <w:div w:id="459693258">
          <w:marLeft w:val="547"/>
          <w:marRight w:val="0"/>
          <w:marTop w:val="134"/>
          <w:marBottom w:val="0"/>
          <w:divBdr>
            <w:top w:val="none" w:sz="0" w:space="0" w:color="auto"/>
            <w:left w:val="none" w:sz="0" w:space="0" w:color="auto"/>
            <w:bottom w:val="none" w:sz="0" w:space="0" w:color="auto"/>
            <w:right w:val="none" w:sz="0" w:space="0" w:color="auto"/>
          </w:divBdr>
        </w:div>
      </w:divsChild>
    </w:div>
    <w:div w:id="1681081787">
      <w:bodyDiv w:val="1"/>
      <w:marLeft w:val="0"/>
      <w:marRight w:val="0"/>
      <w:marTop w:val="0"/>
      <w:marBottom w:val="0"/>
      <w:divBdr>
        <w:top w:val="none" w:sz="0" w:space="0" w:color="auto"/>
        <w:left w:val="none" w:sz="0" w:space="0" w:color="auto"/>
        <w:bottom w:val="none" w:sz="0" w:space="0" w:color="auto"/>
        <w:right w:val="none" w:sz="0" w:space="0" w:color="auto"/>
      </w:divBdr>
    </w:div>
    <w:div w:id="1711034452">
      <w:bodyDiv w:val="1"/>
      <w:marLeft w:val="0"/>
      <w:marRight w:val="0"/>
      <w:marTop w:val="0"/>
      <w:marBottom w:val="0"/>
      <w:divBdr>
        <w:top w:val="none" w:sz="0" w:space="0" w:color="auto"/>
        <w:left w:val="none" w:sz="0" w:space="0" w:color="auto"/>
        <w:bottom w:val="none" w:sz="0" w:space="0" w:color="auto"/>
        <w:right w:val="none" w:sz="0" w:space="0" w:color="auto"/>
      </w:divBdr>
      <w:divsChild>
        <w:div w:id="1736511970">
          <w:marLeft w:val="547"/>
          <w:marRight w:val="0"/>
          <w:marTop w:val="134"/>
          <w:marBottom w:val="0"/>
          <w:divBdr>
            <w:top w:val="none" w:sz="0" w:space="0" w:color="auto"/>
            <w:left w:val="none" w:sz="0" w:space="0" w:color="auto"/>
            <w:bottom w:val="none" w:sz="0" w:space="0" w:color="auto"/>
            <w:right w:val="none" w:sz="0" w:space="0" w:color="auto"/>
          </w:divBdr>
        </w:div>
        <w:div w:id="388497741">
          <w:marLeft w:val="547"/>
          <w:marRight w:val="0"/>
          <w:marTop w:val="134"/>
          <w:marBottom w:val="0"/>
          <w:divBdr>
            <w:top w:val="none" w:sz="0" w:space="0" w:color="auto"/>
            <w:left w:val="none" w:sz="0" w:space="0" w:color="auto"/>
            <w:bottom w:val="none" w:sz="0" w:space="0" w:color="auto"/>
            <w:right w:val="none" w:sz="0" w:space="0" w:color="auto"/>
          </w:divBdr>
        </w:div>
        <w:div w:id="1545368041">
          <w:marLeft w:val="547"/>
          <w:marRight w:val="0"/>
          <w:marTop w:val="134"/>
          <w:marBottom w:val="0"/>
          <w:divBdr>
            <w:top w:val="none" w:sz="0" w:space="0" w:color="auto"/>
            <w:left w:val="none" w:sz="0" w:space="0" w:color="auto"/>
            <w:bottom w:val="none" w:sz="0" w:space="0" w:color="auto"/>
            <w:right w:val="none" w:sz="0" w:space="0" w:color="auto"/>
          </w:divBdr>
        </w:div>
        <w:div w:id="441070623">
          <w:marLeft w:val="547"/>
          <w:marRight w:val="0"/>
          <w:marTop w:val="134"/>
          <w:marBottom w:val="0"/>
          <w:divBdr>
            <w:top w:val="none" w:sz="0" w:space="0" w:color="auto"/>
            <w:left w:val="none" w:sz="0" w:space="0" w:color="auto"/>
            <w:bottom w:val="none" w:sz="0" w:space="0" w:color="auto"/>
            <w:right w:val="none" w:sz="0" w:space="0" w:color="auto"/>
          </w:divBdr>
        </w:div>
        <w:div w:id="480469418">
          <w:marLeft w:val="547"/>
          <w:marRight w:val="0"/>
          <w:marTop w:val="134"/>
          <w:marBottom w:val="0"/>
          <w:divBdr>
            <w:top w:val="none" w:sz="0" w:space="0" w:color="auto"/>
            <w:left w:val="none" w:sz="0" w:space="0" w:color="auto"/>
            <w:bottom w:val="none" w:sz="0" w:space="0" w:color="auto"/>
            <w:right w:val="none" w:sz="0" w:space="0" w:color="auto"/>
          </w:divBdr>
        </w:div>
      </w:divsChild>
    </w:div>
    <w:div w:id="1769424099">
      <w:bodyDiv w:val="1"/>
      <w:marLeft w:val="0"/>
      <w:marRight w:val="0"/>
      <w:marTop w:val="0"/>
      <w:marBottom w:val="0"/>
      <w:divBdr>
        <w:top w:val="none" w:sz="0" w:space="0" w:color="auto"/>
        <w:left w:val="none" w:sz="0" w:space="0" w:color="auto"/>
        <w:bottom w:val="none" w:sz="0" w:space="0" w:color="auto"/>
        <w:right w:val="none" w:sz="0" w:space="0" w:color="auto"/>
      </w:divBdr>
    </w:div>
    <w:div w:id="191635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hyperlink" Target="mailto:judelakshithaous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6DFAF-B180-48E1-B88C-9F853874C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63</Pages>
  <Words>7978</Words>
  <Characters>45479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sujeewa</dc:creator>
  <dc:description>Document was created by {applicationname}, version: {version}</dc:description>
  <cp:lastModifiedBy>Rajapakshage Jude Lakshitha Madusanka Herath</cp:lastModifiedBy>
  <cp:revision>9</cp:revision>
  <cp:lastPrinted>2014-10-30T11:02:00Z</cp:lastPrinted>
  <dcterms:created xsi:type="dcterms:W3CDTF">2020-12-04T07:50:00Z</dcterms:created>
  <dcterms:modified xsi:type="dcterms:W3CDTF">2020-12-04T08:05:00Z</dcterms:modified>
</cp:coreProperties>
</file>